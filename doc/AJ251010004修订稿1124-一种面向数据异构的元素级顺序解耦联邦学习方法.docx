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81D14" w14:textId="77777777" w:rsidR="0042137D" w:rsidRPr="004819ED" w:rsidRDefault="00000000">
      <w:pPr>
        <w:pStyle w:val="Af2"/>
        <w:ind w:firstLineChars="200" w:firstLine="480"/>
        <w:rPr>
          <w:rStyle w:val="af1"/>
          <w:rFonts w:ascii="楷体" w:eastAsia="楷体" w:hAnsi="楷体" w:cs="楷体" w:hint="eastAsia"/>
        </w:rPr>
      </w:pPr>
      <w:bookmarkStart w:id="0" w:name="_Hlk214283995"/>
      <w:bookmarkEnd w:id="0"/>
      <w:r w:rsidRPr="004819ED">
        <w:rPr>
          <w:rStyle w:val="af1"/>
          <w:rFonts w:ascii="楷体" w:eastAsia="楷体" w:hAnsi="楷体" w:cs="楷体"/>
        </w:rPr>
        <w:t>本发明公开</w:t>
      </w:r>
      <w:r w:rsidRPr="004819ED">
        <w:rPr>
          <w:rStyle w:val="af1"/>
          <w:rFonts w:ascii="楷体" w:eastAsia="楷体" w:hAnsi="楷体" w:cs="楷体" w:hint="eastAsia"/>
          <w:lang w:eastAsia="zh-CN"/>
        </w:rPr>
        <w:t>一种面向数据异构的元素级顺序解耦联邦学习方法</w:t>
      </w:r>
      <w:r w:rsidRPr="004819ED">
        <w:rPr>
          <w:rStyle w:val="af1"/>
          <w:rFonts w:ascii="楷体" w:eastAsia="楷体" w:hAnsi="楷体" w:cs="楷体"/>
        </w:rPr>
        <w:t>，</w:t>
      </w:r>
      <w:r w:rsidRPr="004819ED">
        <w:rPr>
          <w:rStyle w:val="af1"/>
          <w:rFonts w:ascii="楷体" w:eastAsia="楷体" w:hAnsi="楷体" w:cs="楷体" w:hint="eastAsia"/>
        </w:rPr>
        <w:t>涉及联邦学习技术领域</w:t>
      </w:r>
      <w:r w:rsidRPr="004819ED">
        <w:rPr>
          <w:rStyle w:val="af1"/>
          <w:rFonts w:ascii="楷体" w:eastAsia="楷体" w:hAnsi="楷体" w:cs="楷体"/>
        </w:rPr>
        <w:t>，</w:t>
      </w:r>
      <w:r w:rsidRPr="004819ED">
        <w:rPr>
          <w:rStyle w:val="af1"/>
          <w:rFonts w:ascii="楷体" w:eastAsia="楷体" w:hAnsi="楷体" w:cs="楷体" w:hint="eastAsia"/>
        </w:rPr>
        <w:t>解决现有技术难以在其特有的链式传输架构下有效应对数据异质性问题</w:t>
      </w:r>
      <w:r w:rsidRPr="004819ED">
        <w:rPr>
          <w:rStyle w:val="af1"/>
          <w:rFonts w:ascii="楷体" w:eastAsia="楷体" w:hAnsi="楷体" w:cs="楷体"/>
        </w:rPr>
        <w:t>；本发明</w:t>
      </w:r>
      <w:r w:rsidRPr="004819ED">
        <w:rPr>
          <w:rStyle w:val="af1"/>
          <w:rFonts w:ascii="楷体" w:eastAsia="楷体" w:hAnsi="楷体" w:cs="楷体" w:hint="eastAsia"/>
        </w:rPr>
        <w:t>包括</w:t>
      </w:r>
      <w:r w:rsidRPr="004819ED">
        <w:rPr>
          <w:rStyle w:val="af1"/>
          <w:rFonts w:ascii="楷体" w:eastAsia="楷体" w:hAnsi="楷体" w:cs="楷体" w:hint="eastAsia"/>
          <w:lang w:eastAsia="zh-CN"/>
        </w:rPr>
        <w:t>：</w:t>
      </w:r>
      <w:r w:rsidRPr="004819ED">
        <w:rPr>
          <w:rStyle w:val="af1"/>
          <w:rFonts w:ascii="楷体" w:eastAsia="楷体" w:hAnsi="楷体" w:cs="楷体" w:hint="eastAsia"/>
        </w:rPr>
        <w:t>通过从客户端本地模型参数与前序客户端传递的更新模型参数中，分别提取客户端专属的个性化参数子集与全局共享参数子集，再将两类子集融合构建客户端初始训练模型，以此平衡模型对本地数据特性的适配性与全局训练的一致性</w:t>
      </w:r>
      <w:r w:rsidRPr="004819ED">
        <w:rPr>
          <w:rStyle w:val="af1"/>
          <w:rFonts w:ascii="楷体" w:eastAsia="楷体" w:hAnsi="楷体" w:cs="楷体"/>
        </w:rPr>
        <w:t>；本发明</w:t>
      </w:r>
      <w:r w:rsidRPr="004819ED">
        <w:rPr>
          <w:rStyle w:val="af1"/>
          <w:rFonts w:ascii="楷体" w:eastAsia="楷体" w:hAnsi="楷体" w:cs="楷体" w:hint="eastAsia"/>
          <w:lang w:val="en-US" w:eastAsia="zh-CN"/>
        </w:rPr>
        <w:t>能</w:t>
      </w:r>
      <w:r w:rsidRPr="004819ED">
        <w:rPr>
          <w:rStyle w:val="af1"/>
          <w:rFonts w:ascii="楷体" w:eastAsia="楷体" w:hAnsi="楷体" w:cs="楷体" w:hint="eastAsia"/>
        </w:rPr>
        <w:t>提升序列式联邦学习的训练稳定性，降低模型波动幅度，从而保证收敛过程的可靠性</w:t>
      </w:r>
      <w:r w:rsidRPr="004819ED">
        <w:rPr>
          <w:rStyle w:val="af1"/>
          <w:rFonts w:ascii="楷体" w:eastAsia="楷体" w:hAnsi="楷体" w:cs="楷体"/>
        </w:rPr>
        <w:t>。</w:t>
      </w:r>
    </w:p>
    <w:p w14:paraId="23805F1C" w14:textId="77777777" w:rsidR="0042137D" w:rsidRPr="004819ED" w:rsidRDefault="0042137D">
      <w:pPr>
        <w:pStyle w:val="Af2"/>
        <w:ind w:firstLineChars="200" w:firstLine="482"/>
        <w:rPr>
          <w:rStyle w:val="af1"/>
          <w:rFonts w:ascii="楷体" w:eastAsia="楷体" w:hAnsi="楷体" w:hint="eastAsia"/>
          <w:b/>
          <w:bCs/>
        </w:rPr>
      </w:pPr>
      <w:bookmarkStart w:id="1" w:name="_Hlk116467475"/>
    </w:p>
    <w:p w14:paraId="0ECD7CA8" w14:textId="77777777" w:rsidR="0042137D" w:rsidRPr="004819ED" w:rsidRDefault="0042137D">
      <w:pPr>
        <w:pStyle w:val="Af2"/>
        <w:ind w:firstLineChars="200" w:firstLine="482"/>
        <w:rPr>
          <w:rStyle w:val="af1"/>
          <w:rFonts w:ascii="楷体" w:eastAsia="楷体" w:hAnsi="楷体" w:hint="eastAsia"/>
          <w:b/>
          <w:bCs/>
        </w:rPr>
      </w:pPr>
    </w:p>
    <w:p w14:paraId="7C33F771" w14:textId="77777777" w:rsidR="0042137D" w:rsidRPr="004819ED" w:rsidRDefault="0042137D">
      <w:pPr>
        <w:pStyle w:val="Af2"/>
        <w:ind w:firstLineChars="200" w:firstLine="480"/>
        <w:rPr>
          <w:rStyle w:val="af1"/>
          <w:rFonts w:ascii="楷体" w:eastAsia="楷体" w:hAnsi="楷体" w:hint="eastAsia"/>
        </w:rPr>
        <w:sectPr w:rsidR="0042137D" w:rsidRPr="004819ED">
          <w:headerReference w:type="default" r:id="rId7"/>
          <w:footerReference w:type="default" r:id="rId8"/>
          <w:pgSz w:w="11900" w:h="16840"/>
          <w:pgMar w:top="1247" w:right="851" w:bottom="851" w:left="1418" w:header="794" w:footer="851" w:gutter="0"/>
          <w:cols w:space="720"/>
        </w:sectPr>
      </w:pPr>
    </w:p>
    <w:bookmarkEnd w:id="1"/>
    <w:p w14:paraId="7611F396" w14:textId="77777777" w:rsidR="0042137D" w:rsidRPr="004819ED" w:rsidRDefault="00000000">
      <w:pPr>
        <w:pStyle w:val="Af2"/>
        <w:ind w:firstLine="0"/>
        <w:rPr>
          <w:rStyle w:val="af1"/>
          <w:rFonts w:ascii="楷体" w:eastAsia="楷体" w:hAnsi="楷体" w:cs="楷体" w:hint="eastAsia"/>
        </w:rPr>
        <w:sectPr w:rsidR="0042137D" w:rsidRPr="004819ED">
          <w:headerReference w:type="default" r:id="rId9"/>
          <w:footerReference w:type="default" r:id="rId10"/>
          <w:pgSz w:w="11900" w:h="16840"/>
          <w:pgMar w:top="1247" w:right="851" w:bottom="851" w:left="1418" w:header="794" w:footer="851" w:gutter="0"/>
          <w:cols w:space="720"/>
        </w:sectPr>
      </w:pPr>
      <w:r w:rsidRPr="004819ED">
        <w:rPr>
          <w:noProof/>
        </w:rPr>
        <w:lastRenderedPageBreak/>
        <w:drawing>
          <wp:inline distT="0" distB="0" distL="0" distR="0" wp14:anchorId="0646B64E" wp14:editId="61CC816F">
            <wp:extent cx="6115685" cy="3480435"/>
            <wp:effectExtent l="0" t="0" r="0" b="5715"/>
            <wp:docPr id="492425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25340" name="图片 1"/>
                    <pic:cNvPicPr>
                      <a:picLocks noChangeAspect="1"/>
                    </pic:cNvPicPr>
                  </pic:nvPicPr>
                  <pic:blipFill>
                    <a:blip r:embed="rId11"/>
                    <a:stretch>
                      <a:fillRect/>
                    </a:stretch>
                  </pic:blipFill>
                  <pic:spPr>
                    <a:xfrm>
                      <a:off x="0" y="0"/>
                      <a:ext cx="6115685" cy="3480435"/>
                    </a:xfrm>
                    <a:prstGeom prst="rect">
                      <a:avLst/>
                    </a:prstGeom>
                  </pic:spPr>
                </pic:pic>
              </a:graphicData>
            </a:graphic>
          </wp:inline>
        </w:drawing>
      </w:r>
    </w:p>
    <w:p w14:paraId="3741C165" w14:textId="77777777" w:rsidR="0042137D" w:rsidRPr="004819ED" w:rsidRDefault="00000000">
      <w:pPr>
        <w:pStyle w:val="Af2"/>
        <w:ind w:firstLineChars="200" w:firstLine="480"/>
        <w:rPr>
          <w:rStyle w:val="af1"/>
          <w:rFonts w:ascii="楷体" w:eastAsia="楷体" w:hAnsi="楷体" w:cs="楷体" w:hint="eastAsia"/>
          <w:lang w:eastAsia="zh-CN"/>
        </w:rPr>
      </w:pPr>
      <w:bookmarkStart w:id="2" w:name="_Hlk121126239"/>
      <w:r w:rsidRPr="004819ED">
        <w:rPr>
          <w:rStyle w:val="af1"/>
          <w:rFonts w:ascii="楷体" w:eastAsia="楷体" w:hAnsi="楷体" w:cs="楷体" w:hint="eastAsia"/>
        </w:rPr>
        <w:lastRenderedPageBreak/>
        <w:t>1、</w:t>
      </w:r>
      <w:r w:rsidRPr="004819ED">
        <w:rPr>
          <w:rStyle w:val="af1"/>
          <w:rFonts w:ascii="楷体" w:eastAsia="楷体" w:hAnsi="楷体" w:cs="楷体" w:hint="eastAsia"/>
          <w:lang w:eastAsia="zh-CN"/>
        </w:rPr>
        <w:t>一种面向数据异构的元素级顺序解耦联邦学习方法，其特征在于，包括：从所有客户端中采样一定比例的客户端，针对每一被采样的客户端：接收来自前一客户端的训练模型，随后采用参数重要性评分方法对模型参数进行重要性评分，基于预设的分位数阈值对参数进行判别，将重要性高于分位数阈值的参数划入个性化参数子集并仅在本地更新，其余参数作为共享参数子集参与客户端间传递；将个性化参数子集和共享参数子集组合，构建客户端初始训练模型，客户端基于其本地数据集对初始训练模型进行迭代训练，完成更新后将模型传递至下一客户端，依次执行直至完成全局训练流程。</w:t>
      </w:r>
    </w:p>
    <w:p w14:paraId="70A5042C" w14:textId="77777777" w:rsidR="0042137D" w:rsidRPr="004819ED" w:rsidRDefault="00000000">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lang w:eastAsia="zh-CN"/>
        </w:rPr>
        <w:t>2、根据权利要求1所述的一种面向数据异构的元素级顺序解耦联邦学习方法，其特征在于，个性化参数子集由重要性评分高于分位数阈值的参数构成，用于保留客户端适配本地数据的个性化信息；共享参数子集由重要性评分低于或等于分位数阈值的参数构成，用于接收前序客户端传递的共享知识。</w:t>
      </w:r>
    </w:p>
    <w:p w14:paraId="059E0CF1" w14:textId="77777777" w:rsidR="0042137D" w:rsidRPr="004819ED" w:rsidRDefault="00000000">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lang w:eastAsia="zh-CN"/>
        </w:rPr>
        <w:t>3、根据权利要求1所述的一种面向数据异构的元素级顺序解耦联邦学习方法，其特征在于，所述分位数阈值函数包括:</w:t>
      </w:r>
    </w:p>
    <w:p w14:paraId="1B631DE5" w14:textId="77777777" w:rsidR="0042137D" w:rsidRPr="004819ED" w:rsidRDefault="00000000">
      <w:pPr>
        <w:pStyle w:val="Af2"/>
        <w:ind w:firstLineChars="200" w:firstLine="480"/>
        <w:rPr>
          <w:rFonts w:ascii="楷体" w:eastAsia="楷体" w:hAnsi="楷体" w:cs="楷体" w:hint="eastAsia"/>
        </w:rPr>
      </w:pPr>
      <m:oMath>
        <m:sSub>
          <m:sSubPr>
            <m:ctrlPr>
              <w:rPr>
                <w:rFonts w:ascii="Cambria Math" w:eastAsia="楷体" w:hAnsi="楷体" w:cs="楷体"/>
                <w:i/>
              </w:rPr>
            </m:ctrlPr>
          </m:sSubPr>
          <m:e>
            <m:r>
              <w:rPr>
                <w:rFonts w:ascii="Cambria Math" w:eastAsia="楷体" w:hAnsi="楷体" w:cs="楷体"/>
              </w:rPr>
              <m:t>f</m:t>
            </m:r>
          </m:e>
          <m:sub>
            <m:r>
              <w:rPr>
                <w:rFonts w:ascii="Cambria Math" w:eastAsia="楷体" w:hAnsi="楷体" w:cs="楷体"/>
              </w:rPr>
              <m:t>q</m:t>
            </m:r>
          </m:sub>
        </m:sSub>
        <m:r>
          <w:rPr>
            <w:rFonts w:ascii="Cambria Math" w:eastAsia="楷体" w:hAnsi="楷体" w:cs="楷体"/>
          </w:rPr>
          <m:t>:I(</m:t>
        </m:r>
        <m:r>
          <w:rPr>
            <w:rFonts w:ascii="Cambria Math" w:eastAsia="楷体" w:hAnsi="Cambria Math" w:cs="Cambria Math"/>
          </w:rPr>
          <m:t>⋅</m:t>
        </m:r>
        <m:r>
          <w:rPr>
            <w:rFonts w:ascii="Cambria Math" w:eastAsia="楷体" w:hAnsi="楷体" w:cs="楷体"/>
          </w:rPr>
          <m:t>)</m:t>
        </m:r>
        <m:r>
          <w:rPr>
            <w:rFonts w:ascii="Cambria Math" w:eastAsia="楷体" w:hAnsi="楷体" w:cs="楷体"/>
          </w:rPr>
          <m:t>→</m:t>
        </m:r>
        <m:r>
          <m:rPr>
            <m:scr m:val="double-struck"/>
          </m:rPr>
          <w:rPr>
            <w:rFonts w:ascii="Cambria Math" w:eastAsia="楷体" w:hAnsi="Cambria Math" w:cs="Cambria Math"/>
          </w:rPr>
          <m:t>R</m:t>
        </m:r>
      </m:oMath>
      <w:r w:rsidRPr="004819ED">
        <w:rPr>
          <w:rFonts w:ascii="楷体" w:eastAsia="楷体" w:hAnsi="楷体" w:cs="楷体"/>
        </w:rPr>
        <w:t>确定解耦阈值</w:t>
      </w:r>
      <m:oMath>
        <m:r>
          <w:rPr>
            <w:rFonts w:ascii="Cambria Math" w:eastAsia="楷体" w:hAnsi="楷体" w:cs="楷体"/>
          </w:rPr>
          <m:t>τ</m:t>
        </m:r>
      </m:oMath>
      <w:r w:rsidRPr="004819ED">
        <w:rPr>
          <w:rFonts w:ascii="楷体" w:eastAsia="楷体" w:hAnsi="楷体" w:cs="楷体"/>
        </w:rPr>
        <w:t>，阈值计算方式如下：</w:t>
      </w:r>
    </w:p>
    <w:p w14:paraId="447E9157" w14:textId="77777777" w:rsidR="0042137D" w:rsidRPr="004819ED" w:rsidRDefault="00000000">
      <w:pPr>
        <w:pStyle w:val="Af2"/>
        <w:jc w:val="center"/>
        <w:rPr>
          <w:rFonts w:ascii="楷体" w:eastAsia="楷体" w:hAnsi="楷体" w:cs="楷体" w:hint="eastAsia"/>
        </w:rPr>
      </w:pPr>
      <m:oMathPara>
        <m:oMath>
          <m:r>
            <w:rPr>
              <w:rFonts w:ascii="Cambria Math" w:eastAsia="楷体" w:hAnsi="楷体" w:cs="楷体"/>
            </w:rPr>
            <m:t>τ=</m:t>
          </m:r>
          <m:sSub>
            <m:sSubPr>
              <m:ctrlPr>
                <w:rPr>
                  <w:rFonts w:ascii="Cambria Math" w:eastAsia="楷体" w:hAnsi="楷体" w:cs="楷体"/>
                  <w:i/>
                </w:rPr>
              </m:ctrlPr>
            </m:sSubPr>
            <m:e>
              <m:r>
                <w:rPr>
                  <w:rFonts w:ascii="Cambria Math" w:eastAsia="楷体" w:hAnsi="楷体" w:cs="楷体"/>
                </w:rPr>
                <m:t>f</m:t>
              </m:r>
            </m:e>
            <m:sub>
              <m:r>
                <w:rPr>
                  <w:rFonts w:ascii="Cambria Math" w:eastAsia="楷体" w:hAnsi="楷体" w:cs="楷体"/>
                </w:rPr>
                <m:t>q</m:t>
              </m:r>
            </m:sub>
          </m:sSub>
          <m:d>
            <m:dPr>
              <m:ctrlPr>
                <w:rPr>
                  <w:rFonts w:ascii="Cambria Math" w:eastAsia="楷体" w:hAnsi="楷体" w:cs="楷体"/>
                  <w:i/>
                </w:rPr>
              </m:ctrlPr>
            </m:dPr>
            <m:e>
              <m:r>
                <w:rPr>
                  <w:rFonts w:ascii="Cambria Math" w:eastAsia="楷体" w:hAnsi="楷体" w:cs="楷体"/>
                </w:rPr>
                <m:t>I</m:t>
              </m:r>
              <m:d>
                <m:dPr>
                  <m:ctrlPr>
                    <w:rPr>
                      <w:rFonts w:ascii="Cambria Math" w:eastAsia="楷体" w:hAnsi="楷体" w:cs="楷体"/>
                      <w:i/>
                    </w:rPr>
                  </m:ctrlPr>
                </m:dPr>
                <m:e>
                  <m:r>
                    <w:rPr>
                      <w:rFonts w:ascii="Cambria Math" w:eastAsia="楷体" w:hAnsi="Cambria Math" w:cs="Cambria Math"/>
                    </w:rPr>
                    <m:t>⋅</m:t>
                  </m:r>
                </m:e>
              </m:d>
            </m:e>
          </m:d>
          <m:r>
            <w:rPr>
              <w:rFonts w:ascii="Cambria Math" w:eastAsia="楷体" w:hAnsi="楷体" w:cs="楷体"/>
            </w:rPr>
            <m:t xml:space="preserve"> </m:t>
          </m:r>
          <m:r>
            <w:rPr>
              <w:rFonts w:ascii="Cambria Math" w:eastAsia="楷体" w:hAnsi="Cambria Math" w:cs="Cambria Math"/>
            </w:rPr>
            <m:t>≜</m:t>
          </m:r>
          <m:func>
            <m:funcPr>
              <m:ctrlPr>
                <w:rPr>
                  <w:rFonts w:ascii="Cambria Math" w:eastAsia="楷体" w:hAnsi="楷体" w:cs="楷体"/>
                  <w:i/>
                </w:rPr>
              </m:ctrlPr>
            </m:funcPr>
            <m:fName>
              <m:r>
                <w:rPr>
                  <w:rFonts w:ascii="Cambria Math" w:eastAsia="楷体" w:hAnsi="楷体" w:cs="楷体"/>
                </w:rPr>
                <m:t>inf</m:t>
              </m:r>
            </m:fName>
            <m:e>
              <m:r>
                <w:rPr>
                  <w:rFonts w:ascii="Cambria Math" w:eastAsia="楷体" w:hAnsi="楷体" w:cs="楷体"/>
                </w:rPr>
                <m:t>{</m:t>
              </m:r>
            </m:e>
          </m:func>
          <m:r>
            <w:rPr>
              <w:rFonts w:ascii="Cambria Math" w:eastAsia="楷体" w:hAnsi="楷体" w:cs="楷体"/>
            </w:rPr>
            <m:t>I(</m:t>
          </m:r>
          <m:r>
            <w:rPr>
              <w:rFonts w:ascii="Cambria Math" w:eastAsia="楷体" w:hAnsi="Cambria Math" w:cs="Cambria Math"/>
            </w:rPr>
            <m:t>⋅</m:t>
          </m:r>
          <m:r>
            <w:rPr>
              <w:rFonts w:ascii="Cambria Math" w:eastAsia="楷体" w:hAnsi="楷体" w:cs="楷体"/>
            </w:rPr>
            <m:t>)</m:t>
          </m:r>
          <m:r>
            <w:rPr>
              <w:rFonts w:ascii="Cambria Math" w:eastAsia="楷体" w:hAnsi="楷体" w:cs="楷体"/>
            </w:rPr>
            <m:t>∈</m:t>
          </m:r>
          <m:r>
            <m:rPr>
              <m:scr m:val="double-struck"/>
            </m:rPr>
            <w:rPr>
              <w:rFonts w:ascii="Cambria Math" w:eastAsia="楷体" w:hAnsi="Cambria Math" w:cs="Cambria Math"/>
            </w:rPr>
            <m:t>R</m:t>
          </m:r>
          <m:r>
            <w:rPr>
              <w:rFonts w:ascii="Cambria Math" w:eastAsia="楷体" w:hAnsi="楷体" w:cs="楷体"/>
            </w:rPr>
            <m:t>:F(I(</m:t>
          </m:r>
          <m:r>
            <w:rPr>
              <w:rFonts w:ascii="Cambria Math" w:eastAsia="楷体" w:hAnsi="Cambria Math" w:cs="Cambria Math"/>
            </w:rPr>
            <m:t>⋅</m:t>
          </m:r>
          <m:r>
            <w:rPr>
              <w:rFonts w:ascii="Cambria Math" w:eastAsia="楷体" w:hAnsi="楷体" w:cs="楷体"/>
            </w:rPr>
            <m:t>))</m:t>
          </m:r>
          <m:r>
            <w:rPr>
              <w:rFonts w:ascii="Cambria Math" w:eastAsia="楷体" w:hAnsi="楷体" w:cs="楷体"/>
            </w:rPr>
            <m:t>≥</m:t>
          </m:r>
          <m:r>
            <w:rPr>
              <w:rFonts w:ascii="Cambria Math" w:eastAsia="楷体" w:hAnsi="楷体" w:cs="楷体"/>
            </w:rPr>
            <m:t>q}</m:t>
          </m:r>
        </m:oMath>
      </m:oMathPara>
    </w:p>
    <w:p w14:paraId="469A8475" w14:textId="77777777" w:rsidR="0042137D" w:rsidRPr="004819ED" w:rsidRDefault="00000000">
      <w:pPr>
        <w:pStyle w:val="Af2"/>
        <w:ind w:firstLineChars="200" w:firstLine="480"/>
        <w:rPr>
          <w:rFonts w:ascii="楷体" w:eastAsia="楷体" w:hAnsi="楷体" w:cs="楷体" w:hint="eastAsia"/>
        </w:rPr>
      </w:pPr>
      <m:oMath>
        <m:r>
          <w:rPr>
            <w:rFonts w:ascii="Cambria Math" w:eastAsia="楷体" w:hAnsi="楷体" w:cs="楷体"/>
          </w:rPr>
          <m:t>F(x)</m:t>
        </m:r>
      </m:oMath>
      <w:r w:rsidRPr="004819ED">
        <w:rPr>
          <w:rFonts w:ascii="楷体" w:eastAsia="楷体" w:hAnsi="楷体" w:cs="楷体"/>
        </w:rPr>
        <w:t>为参数重要性评分</w:t>
      </w:r>
      <m:oMath>
        <m:r>
          <w:rPr>
            <w:rFonts w:ascii="Cambria Math" w:eastAsia="楷体" w:hAnsi="楷体" w:cs="楷体"/>
          </w:rPr>
          <m:t>I(</m:t>
        </m:r>
        <m:r>
          <w:rPr>
            <w:rFonts w:ascii="Cambria Math" w:eastAsia="楷体" w:hAnsi="Cambria Math" w:cs="Cambria Math"/>
          </w:rPr>
          <m:t>⋅</m:t>
        </m:r>
        <m:r>
          <w:rPr>
            <w:rFonts w:ascii="Cambria Math" w:eastAsia="楷体" w:hAnsi="楷体" w:cs="楷体"/>
          </w:rPr>
          <m:t>)</m:t>
        </m:r>
      </m:oMath>
      <w:r w:rsidRPr="004819ED">
        <w:rPr>
          <w:rFonts w:ascii="楷体" w:eastAsia="楷体" w:hAnsi="楷体" w:cs="楷体"/>
        </w:rPr>
        <w:t>的累积概率分布函数，q为取值范围在</w:t>
      </w:r>
      <m:oMath>
        <m:r>
          <w:rPr>
            <w:rFonts w:ascii="Cambria Math" w:eastAsia="楷体" w:hAnsi="楷体" w:cs="楷体"/>
          </w:rPr>
          <m:t>[0,1]</m:t>
        </m:r>
      </m:oMath>
      <w:r w:rsidRPr="004819ED">
        <w:rPr>
          <w:rFonts w:ascii="楷体" w:eastAsia="楷体" w:hAnsi="楷体" w:cs="楷体"/>
        </w:rPr>
        <w:t>内的分位数</w:t>
      </w:r>
      <w:r w:rsidRPr="004819ED">
        <w:rPr>
          <w:rFonts w:ascii="楷体" w:eastAsia="楷体" w:hAnsi="楷体" w:cs="楷体" w:hint="eastAsia"/>
        </w:rPr>
        <w:t>，</w:t>
      </w:r>
      <w:r w:rsidRPr="004819ED">
        <w:rPr>
          <w:rFonts w:ascii="楷体" w:eastAsia="楷体" w:hAnsi="楷体" w:cs="楷体"/>
        </w:rPr>
        <w:t>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基于阈值</w:t>
      </w:r>
      <m:oMath>
        <m:r>
          <w:rPr>
            <w:rFonts w:ascii="Cambria Math" w:eastAsia="楷体" w:hAnsi="楷体" w:cs="楷体"/>
          </w:rPr>
          <m:t>τ</m:t>
        </m:r>
      </m:oMath>
      <w:r w:rsidRPr="004819ED">
        <w:rPr>
          <w:rFonts w:ascii="楷体" w:eastAsia="楷体" w:hAnsi="楷体" w:cs="楷体"/>
        </w:rPr>
        <w:t>对模型参数进行解耦，划分出个性化参数子集与共享参数子集的索引集合：</w:t>
      </w:r>
    </w:p>
    <w:p w14:paraId="30D84BC7" w14:textId="77777777" w:rsidR="0042137D" w:rsidRPr="004819ED" w:rsidRDefault="00000000">
      <w:pPr>
        <w:pStyle w:val="Af2"/>
        <w:jc w:val="center"/>
        <w:rPr>
          <w:rFonts w:ascii="楷体" w:eastAsia="楷体" w:hAnsi="楷体" w:cs="楷体" w:hint="eastAsia"/>
        </w:rPr>
      </w:pPr>
      <m:oMathPara>
        <m:oMath>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t>
              </m:r>
            </m:sup>
          </m:sSubSup>
          <m:r>
            <w:rPr>
              <w:rFonts w:ascii="Cambria Math" w:eastAsia="楷体" w:hAnsi="楷体" w:cs="楷体"/>
            </w:rPr>
            <m:t>) ={m</m:t>
          </m:r>
          <m:r>
            <w:rPr>
              <w:rFonts w:ascii="Cambria Math" w:eastAsia="楷体" w:hAnsi="楷体" w:cs="楷体"/>
            </w:rPr>
            <m:t>∣</m:t>
          </m:r>
          <m:r>
            <w:rPr>
              <w:rFonts w:ascii="Cambria Math" w:eastAsia="楷体" w:hAnsi="楷体" w:cs="楷体"/>
            </w:rPr>
            <m:t>I(</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w:rPr>
              <w:rFonts w:ascii="Cambria Math" w:eastAsia="楷体" w:hAnsi="楷体" w:cs="楷体"/>
            </w:rPr>
            <m:t>)&gt;τ},</m:t>
          </m:r>
        </m:oMath>
      </m:oMathPara>
    </w:p>
    <w:p w14:paraId="74DFF1DF" w14:textId="699853D8" w:rsidR="0042137D" w:rsidRPr="004819ED" w:rsidRDefault="00000000">
      <w:pPr>
        <w:pStyle w:val="Af2"/>
        <w:jc w:val="center"/>
        <w:rPr>
          <w:rFonts w:ascii="楷体" w:eastAsia="楷体" w:hAnsi="楷体" w:cs="楷体" w:hint="eastAsia"/>
        </w:rPr>
      </w:pPr>
      <m:oMath>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0</m:t>
            </m:r>
          </m:sup>
        </m:sSubSup>
        <m:r>
          <w:rPr>
            <w:rFonts w:ascii="Cambria Math" w:eastAsia="楷体" w:hAnsi="楷体" w:cs="楷体"/>
          </w:rPr>
          <m:t>) ={m</m:t>
        </m:r>
        <m:r>
          <w:rPr>
            <w:rFonts w:ascii="Cambria Math" w:eastAsia="楷体" w:hAnsi="楷体" w:cs="楷体"/>
          </w:rPr>
          <m:t>∣</m:t>
        </m:r>
        <m:r>
          <w:rPr>
            <w:rFonts w:ascii="Cambria Math" w:eastAsia="楷体" w:hAnsi="楷体" w:cs="楷体"/>
          </w:rPr>
          <m:t>I(</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w:rPr>
            <w:rFonts w:ascii="Cambria Math" w:eastAsia="楷体" w:hAnsi="楷体" w:cs="楷体"/>
          </w:rPr>
          <m:t>)</m:t>
        </m:r>
        <m:r>
          <w:rPr>
            <w:rFonts w:ascii="Cambria Math" w:eastAsia="楷体" w:hAnsi="楷体" w:cs="楷体"/>
          </w:rPr>
          <m:t>≤</m:t>
        </m:r>
        <m:r>
          <w:rPr>
            <w:rFonts w:ascii="Cambria Math" w:eastAsia="楷体" w:hAnsi="楷体" w:cs="楷体"/>
          </w:rPr>
          <m:t xml:space="preserve">τ} </m:t>
        </m:r>
      </m:oMath>
      <w:r w:rsidRPr="004819ED">
        <w:rPr>
          <w:rFonts w:eastAsia="楷体" w:hAnsi="楷体" w:cs="楷体" w:hint="eastAsia"/>
        </w:rPr>
        <w:t>。</w:t>
      </w:r>
    </w:p>
    <w:p w14:paraId="4E4EFD62"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hint="eastAsia"/>
        </w:rPr>
        <w:t>4、根据权利要求1所述的一种面向数据异构的元素级顺序解耦联邦学习方法，其特征在于，所述构建客户端初始训练模型，构建公式如下</w:t>
      </w:r>
      <w:r w:rsidRPr="004819ED">
        <w:rPr>
          <w:rFonts w:ascii="楷体" w:eastAsia="楷体" w:hAnsi="楷体" w:cs="楷体"/>
        </w:rPr>
        <w:t>：</w:t>
      </w:r>
    </w:p>
    <w:p w14:paraId="475B7EBB" w14:textId="77777777" w:rsidR="0042137D" w:rsidRPr="004819ED" w:rsidRDefault="00000000">
      <w:pPr>
        <w:pStyle w:val="Af2"/>
        <w:ind w:firstLineChars="200" w:firstLine="480"/>
        <w:rPr>
          <w:rFonts w:ascii="楷体" w:eastAsia="楷体" w:hAnsi="楷体" w:cs="楷体" w:hint="eastAsia"/>
        </w:rPr>
      </w:pPr>
      <m:oMathPara>
        <m:oMath>
          <m:sSubSup>
            <m:sSubSupPr>
              <m:ctrlPr>
                <w:rPr>
                  <w:rFonts w:ascii="Cambria Math" w:hAnsi="Cambria Math"/>
                  <w:i/>
                </w:rPr>
              </m:ctrlPr>
            </m:sSubSupPr>
            <m:e>
              <m:r>
                <w:rPr>
                  <w:rFonts w:ascii="Cambria Math"/>
                </w:rPr>
                <m:t>θ</m:t>
              </m:r>
            </m:e>
            <m:sub>
              <m:r>
                <w:rPr>
                  <w:rFonts w:ascii="Cambria Math"/>
                </w:rPr>
                <m:t>t,</m:t>
              </m:r>
              <m:sSub>
                <m:sSubPr>
                  <m:ctrlPr>
                    <w:rPr>
                      <w:rFonts w:ascii="Cambria Math" w:hAnsi="Cambria Math"/>
                      <w:i/>
                    </w:rPr>
                  </m:ctrlPr>
                </m:sSubPr>
                <m:e>
                  <m:r>
                    <w:rPr>
                      <w:rFonts w:ascii="Cambria Math"/>
                    </w:rPr>
                    <m:t>σ</m:t>
                  </m:r>
                </m:e>
                <m:sub>
                  <m:r>
                    <w:rPr>
                      <w:rFonts w:ascii="Cambria Math"/>
                    </w:rPr>
                    <m:t>j</m:t>
                  </m:r>
                </m:sub>
              </m:sSub>
            </m:sub>
            <m:sup>
              <m:r>
                <w:rPr>
                  <w:rFonts w:ascii="Cambria Math"/>
                </w:rPr>
                <m:t>0</m:t>
              </m:r>
            </m:sup>
          </m:sSubSup>
          <m:r>
            <w:rPr>
              <w:rFonts w:ascii="Cambria Math"/>
            </w:rPr>
            <m:t>=</m:t>
          </m:r>
          <m:sSubSup>
            <m:sSubSupPr>
              <m:ctrlPr>
                <w:rPr>
                  <w:rFonts w:ascii="Cambria Math" w:hAnsi="Cambria Math"/>
                  <w:i/>
                </w:rPr>
              </m:ctrlPr>
            </m:sSubSupPr>
            <m:e>
              <m:r>
                <w:rPr>
                  <w:rFonts w:ascii="Cambria Math"/>
                </w:rPr>
                <m:t>u</m:t>
              </m:r>
            </m:e>
            <m:sub>
              <m:r>
                <w:rPr>
                  <w:rFonts w:ascii="Cambria Math"/>
                </w:rPr>
                <m:t>t</m:t>
              </m:r>
              <m:r>
                <w:rPr>
                  <w:rFonts w:ascii="Cambria Math"/>
                </w:rPr>
                <m:t>-</m:t>
              </m:r>
              <m:r>
                <w:rPr>
                  <w:rFonts w:ascii="Cambria Math"/>
                </w:rPr>
                <m:t>1,</m:t>
              </m:r>
              <m:sSub>
                <m:sSubPr>
                  <m:ctrlPr>
                    <w:rPr>
                      <w:rFonts w:ascii="Cambria Math" w:hAnsi="Cambria Math"/>
                      <w:i/>
                    </w:rPr>
                  </m:ctrlPr>
                </m:sSubPr>
                <m:e>
                  <m:r>
                    <w:rPr>
                      <w:rFonts w:ascii="Cambria Math"/>
                    </w:rPr>
                    <m:t>σ</m:t>
                  </m:r>
                </m:e>
                <m:sub>
                  <m:r>
                    <w:rPr>
                      <w:rFonts w:ascii="Cambria Math"/>
                    </w:rPr>
                    <m:t>j</m:t>
                  </m:r>
                </m:sub>
              </m:sSub>
            </m:sub>
            <m:sup>
              <m:r>
                <w:rPr>
                  <w:rFonts w:ascii="Cambria Math"/>
                </w:rPr>
                <m:t>0</m:t>
              </m:r>
            </m:sup>
          </m:sSubSup>
          <m:r>
            <w:rPr>
              <w:rFonts w:ascii="Cambria Math" w:hAnsi="Cambria Math" w:cs="Cambria Math"/>
            </w:rPr>
            <m:t>∪</m:t>
          </m:r>
          <m:sSubSup>
            <m:sSubSupPr>
              <m:ctrlPr>
                <w:rPr>
                  <w:rFonts w:ascii="Cambria Math" w:hAnsi="Cambria Math"/>
                  <w:i/>
                </w:rPr>
              </m:ctrlPr>
            </m:sSubSupPr>
            <m:e>
              <m:r>
                <w:rPr>
                  <w:rFonts w:ascii="Cambria Math"/>
                </w:rPr>
                <m:t>v</m:t>
              </m:r>
            </m:e>
            <m:sub>
              <m:r>
                <w:rPr>
                  <w:rFonts w:ascii="Cambria Math"/>
                </w:rPr>
                <m:t>t,</m:t>
              </m:r>
              <m:sSub>
                <m:sSubPr>
                  <m:ctrlPr>
                    <w:rPr>
                      <w:rFonts w:ascii="Cambria Math" w:hAnsi="Cambria Math"/>
                      <w:i/>
                    </w:rPr>
                  </m:ctrlPr>
                </m:sSubPr>
                <m:e>
                  <m:r>
                    <w:rPr>
                      <w:rFonts w:ascii="Cambria Math"/>
                    </w:rPr>
                    <m:t>σ</m:t>
                  </m:r>
                </m:e>
                <m:sub>
                  <m:r>
                    <w:rPr>
                      <w:rFonts w:ascii="Cambria Math"/>
                    </w:rPr>
                    <m:t>j</m:t>
                  </m:r>
                  <m:r>
                    <w:rPr>
                      <w:rFonts w:ascii="Cambria Math"/>
                    </w:rPr>
                    <m:t>-</m:t>
                  </m:r>
                  <m:r>
                    <w:rPr>
                      <w:rFonts w:ascii="Cambria Math"/>
                    </w:rPr>
                    <m:t>1</m:t>
                  </m:r>
                </m:sub>
              </m:sSub>
            </m:sub>
            <m:sup>
              <m:r>
                <w:rPr>
                  <w:rFonts w:ascii="Cambria Math"/>
                </w:rPr>
                <m:t>0</m:t>
              </m:r>
            </m:sup>
          </m:sSubSup>
          <m:r>
            <w:rPr>
              <w:rFonts w:ascii="Cambria Math"/>
            </w:rPr>
            <m:t>.</m:t>
          </m:r>
        </m:oMath>
      </m:oMathPara>
    </w:p>
    <w:p w14:paraId="1C199584"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rPr>
        <w:t>定义</w:t>
      </w:r>
      <m:oMath>
        <m:r>
          <m:rPr>
            <m:scr m:val="script"/>
          </m:rPr>
          <w:rPr>
            <w:rFonts w:ascii="Cambria Math" w:eastAsia="楷体" w:hAnsi="Cambria Math" w:cs="Cambria Math"/>
          </w:rPr>
          <m:t>M</m:t>
        </m:r>
      </m:oMath>
      <w:r w:rsidRPr="004819ED">
        <w:rPr>
          <w:rFonts w:ascii="楷体" w:eastAsia="楷体" w:hAnsi="楷体" w:cs="楷体"/>
        </w:rPr>
        <w:t>为模型所有参数的索引集合，则初始训练模型可按参数索引展开为：</w:t>
      </w:r>
    </w:p>
    <w:p w14:paraId="1C89AAAB" w14:textId="77777777" w:rsidR="0042137D" w:rsidRPr="004819ED" w:rsidRDefault="00000000">
      <w:pPr>
        <w:pStyle w:val="Af2"/>
        <w:jc w:val="center"/>
        <w:rPr>
          <w:rFonts w:ascii="楷体" w:eastAsia="楷体" w:hAnsi="楷体" w:cs="楷体" w:hint="eastAsia"/>
        </w:rPr>
      </w:pPr>
      <m:oMathPara>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t>
              </m:r>
            </m:sup>
          </m:sSubSup>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m:t>
              </m:r>
            </m:sup>
          </m:sSubSup>
          <m:sSub>
            <m:sSubPr>
              <m:ctrlPr>
                <w:rPr>
                  <w:rFonts w:ascii="Cambria Math" w:eastAsia="楷体" w:hAnsi="楷体" w:cs="楷体"/>
                  <w:i/>
                </w:rPr>
              </m:ctrlPr>
            </m:sSubPr>
            <m:e>
              <m:r>
                <w:rPr>
                  <w:rFonts w:ascii="Cambria Math" w:eastAsia="楷体" w:hAnsi="楷体" w:cs="楷体"/>
                </w:rPr>
                <m:t>}</m:t>
              </m:r>
            </m:e>
            <m:sub>
              <m:r>
                <w:rPr>
                  <w:rFonts w:ascii="Cambria Math" w:eastAsia="楷体" w:hAnsi="楷体" w:cs="楷体"/>
                </w:rPr>
                <m:t>m</m:t>
              </m:r>
              <m:r>
                <w:rPr>
                  <w:rFonts w:ascii="Cambria Math" w:eastAsia="楷体" w:hAnsi="楷体" w:cs="楷体"/>
                </w:rPr>
                <m:t>∈</m:t>
              </m:r>
              <m:r>
                <m:rPr>
                  <m:scr m:val="script"/>
                </m:rPr>
                <w:rPr>
                  <w:rFonts w:ascii="Cambria Math" w:eastAsia="楷体" w:hAnsi="Cambria Math" w:cs="Cambria Math"/>
                </w:rPr>
                <m:t>M</m:t>
              </m:r>
              <m:ctrlPr>
                <w:rPr>
                  <w:rFonts w:ascii="Cambria Math" w:eastAsia="楷体" w:hAnsi="Cambria Math" w:cs="楷体"/>
                  <w:i/>
                </w:rPr>
              </m:ctrlPr>
            </m:sub>
          </m:sSub>
        </m:oMath>
      </m:oMathPara>
    </w:p>
    <w:p w14:paraId="6865210F" w14:textId="77777777" w:rsidR="0042137D" w:rsidRPr="004819ED" w:rsidRDefault="00000000">
      <w:pPr>
        <w:pStyle w:val="Af2"/>
        <w:ind w:left="140" w:firstLineChars="116" w:firstLine="278"/>
        <w:rPr>
          <w:rFonts w:ascii="楷体" w:eastAsia="楷体" w:hAnsi="楷体" w:cs="楷体" w:hint="eastAsia"/>
        </w:rPr>
      </w:pPr>
      <w:r w:rsidRPr="004819ED">
        <w:rPr>
          <w:rFonts w:ascii="楷体" w:eastAsia="楷体" w:hAnsi="楷体" w:cs="楷体"/>
        </w:rPr>
        <w:t>式中，</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m:t>
            </m:r>
          </m:sup>
        </m:sSubSup>
      </m:oMath>
      <w:r w:rsidRPr="004819ED">
        <w:rPr>
          <w:rFonts w:ascii="楷体" w:eastAsia="楷体" w:hAnsi="楷体" w:cs="楷体"/>
        </w:rPr>
        <w:t>代表第</w:t>
      </w:r>
      <m:oMath>
        <m:r>
          <w:rPr>
            <w:rFonts w:ascii="Cambria Math" w:eastAsia="楷体" w:hAnsi="楷体" w:cs="楷体"/>
          </w:rPr>
          <m:t>t</m:t>
        </m:r>
      </m:oMath>
      <w:r w:rsidRPr="004819ED">
        <w:rPr>
          <w:rFonts w:ascii="楷体" w:eastAsia="楷体" w:hAnsi="楷体" w:cs="楷体"/>
        </w:rPr>
        <w:t>轮次客户端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初始模型中，索引为</w:t>
      </w:r>
      <m:oMath>
        <m:r>
          <w:rPr>
            <w:rFonts w:ascii="Cambria Math" w:eastAsia="楷体" w:hAnsi="楷体" w:cs="楷体"/>
          </w:rPr>
          <m:t>m</m:t>
        </m:r>
      </m:oMath>
      <w:r w:rsidRPr="004819ED">
        <w:rPr>
          <w:rFonts w:ascii="楷体" w:eastAsia="楷体" w:hAnsi="楷体" w:cs="楷体"/>
        </w:rPr>
        <w:t>的单个参数。</w:t>
      </w:r>
    </w:p>
    <w:p w14:paraId="0AB22C78" w14:textId="77777777" w:rsidR="0042137D" w:rsidRPr="004819ED" w:rsidRDefault="00000000">
      <w:pPr>
        <w:pStyle w:val="Af2"/>
        <w:ind w:left="200" w:firstLine="218"/>
        <w:rPr>
          <w:rFonts w:ascii="楷体" w:eastAsia="楷体" w:hAnsi="楷体" w:cs="楷体" w:hint="eastAsia"/>
        </w:rPr>
      </w:pPr>
      <w:r w:rsidRPr="004819ED">
        <w:rPr>
          <w:rFonts w:ascii="楷体" w:eastAsia="楷体" w:hAnsi="楷体" w:cs="楷体"/>
        </w:rPr>
        <w:t>对应地，个性化参数子集与共享参数子集也可按各自的参数索引集合展开，具体形式如下：</w:t>
      </w:r>
    </w:p>
    <w:p w14:paraId="7060C046" w14:textId="77777777" w:rsidR="0042137D" w:rsidRPr="004819ED" w:rsidRDefault="00000000">
      <w:pPr>
        <w:pStyle w:val="Af2"/>
        <w:jc w:val="center"/>
        <w:rPr>
          <w:rFonts w:ascii="楷体" w:eastAsia="楷体" w:hAnsi="楷体" w:cs="楷体" w:hint="eastAsia"/>
        </w:rPr>
      </w:pPr>
      <m:oMathPara>
        <m:oMath>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sSub>
            <m:sSubPr>
              <m:ctrlPr>
                <w:rPr>
                  <w:rFonts w:ascii="Cambria Math" w:eastAsia="楷体" w:hAnsi="楷体" w:cs="楷体"/>
                  <w:i/>
                </w:rPr>
              </m:ctrlPr>
            </m:sSubPr>
            <m:e>
              <m:r>
                <w:rPr>
                  <w:rFonts w:ascii="Cambria Math" w:eastAsia="楷体" w:hAnsi="楷体" w:cs="楷体"/>
                </w:rPr>
                <m:t>}</m:t>
              </m:r>
            </m:e>
            <m:sub>
              <m:r>
                <w:rPr>
                  <w:rFonts w:ascii="Cambria Math" w:eastAsia="楷体" w:hAnsi="楷体" w:cs="楷体"/>
                </w:rPr>
                <m:t>m</m:t>
              </m:r>
              <m:r>
                <w:rPr>
                  <w:rFonts w:ascii="Cambria Math" w:eastAsia="楷体" w:hAnsi="楷体" w:cs="楷体"/>
                </w:rPr>
                <m:t>∈</m:t>
              </m:r>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r>
                <w:rPr>
                  <w:rFonts w:ascii="Cambria Math" w:eastAsia="楷体" w:hAnsi="楷体" w:cs="楷体"/>
                </w:rPr>
                <m:t>)</m:t>
              </m:r>
            </m:sub>
          </m:sSub>
        </m:oMath>
      </m:oMathPara>
    </w:p>
    <w:p w14:paraId="4ABD1E9D" w14:textId="77777777" w:rsidR="0042137D" w:rsidRPr="004819ED" w:rsidRDefault="00000000">
      <w:pPr>
        <w:pStyle w:val="Af2"/>
        <w:jc w:val="center"/>
        <w:rPr>
          <w:rFonts w:ascii="楷体" w:eastAsia="楷体" w:hAnsi="楷体" w:cs="楷体" w:hint="eastAsia"/>
        </w:rPr>
      </w:pPr>
      <m:oMathPara>
        <m:oMath>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sSub>
            <m:sSubPr>
              <m:ctrlPr>
                <w:rPr>
                  <w:rFonts w:ascii="Cambria Math" w:eastAsia="楷体" w:hAnsi="楷体" w:cs="楷体"/>
                  <w:i/>
                </w:rPr>
              </m:ctrlPr>
            </m:sSubPr>
            <m:e>
              <m:r>
                <w:rPr>
                  <w:rFonts w:ascii="Cambria Math" w:eastAsia="楷体" w:hAnsi="楷体" w:cs="楷体"/>
                </w:rPr>
                <m:t>}</m:t>
              </m:r>
            </m:e>
            <m:sub>
              <m:r>
                <w:rPr>
                  <w:rFonts w:ascii="Cambria Math" w:eastAsia="楷体" w:hAnsi="楷体" w:cs="楷体"/>
                </w:rPr>
                <m:t>m</m:t>
              </m:r>
              <m:r>
                <w:rPr>
                  <w:rFonts w:ascii="Cambria Math" w:eastAsia="楷体" w:hAnsi="楷体" w:cs="楷体"/>
                </w:rPr>
                <m:t>∈</m:t>
              </m:r>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r>
                <w:rPr>
                  <w:rFonts w:ascii="Cambria Math" w:eastAsia="楷体" w:hAnsi="楷体" w:cs="楷体"/>
                </w:rPr>
                <m:t>)</m:t>
              </m:r>
            </m:sub>
          </m:sSub>
        </m:oMath>
      </m:oMathPara>
    </w:p>
    <w:p w14:paraId="544C3723"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rPr>
        <w:t>式中，</w:t>
      </w:r>
      <m:oMath>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r>
          <w:rPr>
            <w:rFonts w:ascii="Cambria Math" w:eastAsia="楷体" w:hAnsi="楷体" w:cs="楷体"/>
          </w:rPr>
          <m:t>)</m:t>
        </m:r>
      </m:oMath>
      <w:r w:rsidRPr="004819ED">
        <w:rPr>
          <w:rFonts w:ascii="楷体" w:eastAsia="楷体" w:hAnsi="楷体" w:cs="楷体"/>
        </w:rPr>
        <w:t>为个性化参数子集</w:t>
      </w:r>
      <m:oMath>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oMath>
      <w:r w:rsidRPr="004819ED">
        <w:rPr>
          <w:rFonts w:ascii="楷体" w:eastAsia="楷体" w:hAnsi="楷体" w:cs="楷体"/>
        </w:rPr>
        <w:t>的参数索引集合，</w:t>
      </w:r>
      <m:oMath>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r>
          <w:rPr>
            <w:rFonts w:ascii="Cambria Math" w:eastAsia="楷体" w:hAnsi="楷体" w:cs="楷体"/>
          </w:rPr>
          <m:t>)</m:t>
        </m:r>
      </m:oMath>
      <w:r w:rsidRPr="004819ED">
        <w:rPr>
          <w:rFonts w:ascii="楷体" w:eastAsia="楷体" w:hAnsi="楷体" w:cs="楷体"/>
        </w:rPr>
        <w:t>为共享参数子集</w:t>
      </w:r>
      <m:oMath>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oMath>
      <w:r w:rsidRPr="004819ED">
        <w:rPr>
          <w:rFonts w:ascii="楷体" w:eastAsia="楷体" w:hAnsi="楷体" w:cs="楷体"/>
        </w:rPr>
        <w:t>的参数索引集合；</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oMath>
      <w:r w:rsidRPr="004819ED">
        <w:rPr>
          <w:rFonts w:ascii="楷体" w:eastAsia="楷体" w:hAnsi="楷体" w:cs="楷体"/>
        </w:rPr>
        <w:t>是第</w:t>
      </w:r>
      <m:oMath>
        <m:r>
          <w:rPr>
            <w:rFonts w:ascii="Cambria Math" w:eastAsia="楷体" w:hAnsi="楷体" w:cs="楷体"/>
          </w:rPr>
          <m:t>t</m:t>
        </m:r>
        <m:r>
          <w:rPr>
            <w:rFonts w:ascii="Cambria Math" w:eastAsia="楷体" w:hAnsi="Cambria Math" w:cs="Cambria Math"/>
          </w:rPr>
          <m:t>-</m:t>
        </m:r>
        <m:r>
          <w:rPr>
            <w:rFonts w:ascii="Cambria Math" w:eastAsia="楷体" w:hAnsi="楷体" w:cs="楷体"/>
          </w:rPr>
          <m:t>1</m:t>
        </m:r>
      </m:oMath>
      <w:r w:rsidRPr="004819ED">
        <w:rPr>
          <w:rFonts w:ascii="楷体" w:eastAsia="楷体" w:hAnsi="楷体" w:cs="楷体"/>
        </w:rPr>
        <w:t>轮次客户端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完成</w:t>
      </w:r>
      <m:oMath>
        <m:r>
          <w:rPr>
            <w:rFonts w:ascii="Cambria Math" w:eastAsia="楷体" w:hAnsi="楷体" w:cs="楷体"/>
          </w:rPr>
          <m:t>K</m:t>
        </m:r>
      </m:oMath>
      <w:r w:rsidRPr="004819ED">
        <w:rPr>
          <w:rFonts w:ascii="楷体" w:eastAsia="楷体" w:hAnsi="楷体" w:cs="楷体"/>
        </w:rPr>
        <w:t>次本地训练后，索引为</w:t>
      </w:r>
      <m:oMath>
        <m:r>
          <w:rPr>
            <w:rFonts w:ascii="Cambria Math" w:eastAsia="楷体" w:hAnsi="楷体" w:cs="楷体"/>
          </w:rPr>
          <m:t>m</m:t>
        </m:r>
      </m:oMath>
      <w:r w:rsidRPr="004819ED">
        <w:rPr>
          <w:rFonts w:ascii="楷体" w:eastAsia="楷体" w:hAnsi="楷体" w:cs="楷体"/>
        </w:rPr>
        <w:t>的参数，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oMath>
      <w:r w:rsidRPr="004819ED">
        <w:rPr>
          <w:rFonts w:ascii="楷体" w:eastAsia="楷体" w:hAnsi="楷体" w:cs="楷体"/>
        </w:rPr>
        <w:t>是第</w:t>
      </w:r>
      <m:oMath>
        <m:r>
          <w:rPr>
            <w:rFonts w:ascii="Cambria Math" w:eastAsia="楷体" w:hAnsi="楷体" w:cs="楷体"/>
          </w:rPr>
          <m:t>t</m:t>
        </m:r>
      </m:oMath>
      <w:r w:rsidRPr="004819ED">
        <w:rPr>
          <w:rFonts w:ascii="楷体" w:eastAsia="楷体" w:hAnsi="楷体" w:cs="楷体"/>
        </w:rPr>
        <w:t>轮次客户端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oMath>
      <w:r w:rsidRPr="004819ED">
        <w:rPr>
          <w:rFonts w:ascii="楷体" w:eastAsia="楷体" w:hAnsi="楷体" w:cs="楷体"/>
        </w:rPr>
        <w:t>完成K次本地训练后，索引为</w:t>
      </w:r>
      <m:oMath>
        <m:r>
          <w:rPr>
            <w:rFonts w:ascii="Cambria Math" w:eastAsia="楷体" w:hAnsi="楷体" w:cs="楷体"/>
          </w:rPr>
          <m:t>m</m:t>
        </m:r>
      </m:oMath>
      <w:r w:rsidRPr="004819ED">
        <w:rPr>
          <w:rFonts w:ascii="楷体" w:eastAsia="楷体" w:hAnsi="楷体" w:cs="楷体"/>
        </w:rPr>
        <w:t>的参数。</w:t>
      </w:r>
    </w:p>
    <w:p w14:paraId="0AEC2C35"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hint="eastAsia"/>
        </w:rPr>
        <w:t>5、根据权利要求1所述的一种面向数据异构的元素级顺序解耦联邦学习方法，其特征在于，所述参数重要性评分采用基于梯度的评分方法，</w:t>
      </w:r>
      <w:r w:rsidRPr="004819ED">
        <w:rPr>
          <w:rFonts w:ascii="楷体" w:eastAsia="楷体" w:hAnsi="楷体" w:cs="楷体"/>
        </w:rPr>
        <w:t>定义为前序客户端训练模型</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oMath>
      <w:r w:rsidRPr="004819ED">
        <w:rPr>
          <w:rFonts w:ascii="楷体" w:eastAsia="楷体" w:hAnsi="楷体" w:cs="楷体"/>
        </w:rPr>
        <w:t>与客户端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本地模型</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oMath>
      <w:r w:rsidRPr="004819ED">
        <w:rPr>
          <w:rFonts w:ascii="楷体" w:eastAsia="楷体" w:hAnsi="楷体" w:cs="楷体"/>
        </w:rPr>
        <w:t>之间的参数绝对差值，具体公式如下：</w:t>
      </w:r>
    </w:p>
    <w:p w14:paraId="2168B5B6" w14:textId="77777777" w:rsidR="0042137D" w:rsidRPr="004819ED" w:rsidRDefault="00000000">
      <w:pPr>
        <w:pStyle w:val="Af2"/>
        <w:jc w:val="center"/>
        <w:rPr>
          <w:rFonts w:ascii="楷体" w:eastAsia="楷体" w:hAnsi="楷体" w:cs="楷体" w:hint="eastAsia"/>
        </w:rPr>
      </w:pPr>
      <m:oMathPara>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G</m:t>
              </m:r>
            </m:sub>
          </m:sSub>
          <m:d>
            <m:dPr>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ctrlPr>
                <w:rPr>
                  <w:rFonts w:ascii="Cambria Math" w:eastAsia="楷体" w:hAnsi="Cambria Math" w:cs="楷体" w:hint="eastAsia"/>
                  <w:i/>
                </w:rPr>
              </m:ctrlPr>
            </m:e>
          </m:d>
          <m:r>
            <w:rPr>
              <w:rFonts w:ascii="Cambria Math" w:eastAsia="楷体" w:hAnsi="楷体" w:cs="楷体"/>
            </w:rPr>
            <m:t>=</m:t>
          </m:r>
          <m:d>
            <m:dPr>
              <m:begChr m:val="|"/>
              <m:endChr m:val="|"/>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r>
                <w:rPr>
                  <w:rFonts w:ascii="Cambria Math" w:eastAsia="楷体" w:hAnsi="Cambria Math" w:cs="Cambria Math"/>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ctrlPr>
                <w:rPr>
                  <w:rFonts w:ascii="Cambria Math" w:eastAsia="楷体" w:hAnsi="Cambria Math" w:cs="楷体" w:hint="eastAsia"/>
                  <w:i/>
                </w:rPr>
              </m:ctrlPr>
            </m:e>
          </m:d>
        </m:oMath>
      </m:oMathPara>
    </w:p>
    <w:p w14:paraId="490FD365"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rPr>
        <w:t>式中,</w:t>
      </w:r>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G</m:t>
            </m:r>
          </m:sub>
        </m:sSub>
        <m:r>
          <w:rPr>
            <w:rFonts w:ascii="Cambria Math" w:eastAsia="楷体" w:hAnsi="楷体" w:cs="楷体"/>
          </w:rPr>
          <m:t>(</m:t>
        </m:r>
        <m:r>
          <w:rPr>
            <w:rFonts w:ascii="Cambria Math" w:eastAsia="楷体" w:hAnsi="Cambria Math" w:cs="Cambria Math"/>
          </w:rPr>
          <m:t>⋅</m:t>
        </m:r>
        <m:r>
          <w:rPr>
            <w:rFonts w:ascii="Cambria Math" w:eastAsia="楷体" w:hAnsi="楷体" w:cs="楷体"/>
          </w:rPr>
          <m:t>)</m:t>
        </m:r>
      </m:oMath>
      <w:r w:rsidRPr="004819ED">
        <w:rPr>
          <w:rFonts w:ascii="楷体" w:eastAsia="楷体" w:hAnsi="楷体" w:cs="楷体"/>
        </w:rPr>
        <w:t>表示客户端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本地模型中，索引为</w:t>
      </w:r>
      <m:oMath>
        <m:r>
          <w:rPr>
            <w:rFonts w:ascii="Cambria Math" w:eastAsia="楷体" w:hAnsi="楷体" w:cs="楷体"/>
          </w:rPr>
          <m:t>m</m:t>
        </m:r>
      </m:oMath>
      <w:r w:rsidRPr="004819ED">
        <w:rPr>
          <w:rFonts w:ascii="楷体" w:eastAsia="楷体" w:hAnsi="楷体" w:cs="楷体"/>
        </w:rPr>
        <w:t>的参数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oMath>
      <w:r w:rsidRPr="004819ED">
        <w:rPr>
          <w:rFonts w:ascii="楷体" w:eastAsia="楷体" w:hAnsi="楷体" w:cs="楷体"/>
        </w:rPr>
        <w:t>用于个性化的重要性程度。</w:t>
      </w:r>
    </w:p>
    <w:p w14:paraId="14633008"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hint="eastAsia"/>
        </w:rPr>
        <w:t>6、根据权利要求1所述的一种面向数据异构的元素级顺序解耦联邦学习方法，其特征在于，所述参数重要性评分采用基于Fisher 信息的评分方法，</w:t>
      </w:r>
      <w:r w:rsidRPr="004819ED">
        <w:rPr>
          <w:rFonts w:ascii="楷体" w:eastAsia="楷体" w:hAnsi="楷体" w:cs="楷体"/>
        </w:rPr>
        <w:t>在客户端本地训练开始前，针对前序客户端传递的模型</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oMath>
      <w:r w:rsidRPr="004819ED">
        <w:rPr>
          <w:rFonts w:ascii="楷体" w:eastAsia="楷体" w:hAnsi="楷体" w:cs="楷体"/>
        </w:rPr>
        <w:t>中的参数计算，具体公式如下：</w:t>
      </w:r>
    </w:p>
    <w:p w14:paraId="3C3653AF" w14:textId="77777777" w:rsidR="0042137D" w:rsidRPr="004819ED" w:rsidRDefault="00000000">
      <w:pPr>
        <w:pStyle w:val="Af2"/>
        <w:jc w:val="center"/>
        <w:rPr>
          <w:rFonts w:ascii="楷体" w:eastAsia="楷体" w:hAnsi="楷体" w:cs="楷体" w:hint="eastAsia"/>
        </w:rPr>
      </w:pPr>
      <m:oMathPara>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F</m:t>
              </m:r>
            </m:sub>
          </m:sSub>
          <m:d>
            <m:dPr>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r>
                <w:rPr>
                  <w:rFonts w:ascii="Cambria Math" w:eastAsia="楷体" w:hAnsi="楷体" w:cs="楷体"/>
                </w:rPr>
                <m:t>;</m:t>
              </m:r>
              <m:sSub>
                <m:sSubPr>
                  <m:ctrlPr>
                    <w:rPr>
                      <w:rFonts w:ascii="Cambria Math" w:eastAsia="楷体" w:hAnsi="楷体" w:cs="楷体"/>
                      <w:i/>
                    </w:rPr>
                  </m:ctrlPr>
                </m:sSubPr>
                <m:e>
                  <m:r>
                    <m:rPr>
                      <m:scr m:val="script"/>
                    </m:rPr>
                    <w:rPr>
                      <w:rFonts w:ascii="Cambria Math" w:eastAsia="楷体" w:hAnsi="楷体" w:cs="楷体"/>
                    </w:rPr>
                    <m:t>D</m:t>
                  </m:r>
                </m:e>
                <m:sub>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ctrlPr>
                    <w:rPr>
                      <w:rFonts w:ascii="Cambria Math" w:eastAsia="楷体" w:hAnsi="Cambria Math" w:cs="楷体" w:hint="eastAsia"/>
                      <w:i/>
                    </w:rPr>
                  </m:ctrlPr>
                </m:sub>
              </m:sSub>
              <m:ctrlPr>
                <w:rPr>
                  <w:rFonts w:ascii="Cambria Math" w:eastAsia="楷体" w:hAnsi="Cambria Math" w:cs="楷体" w:hint="eastAsia"/>
                  <w:i/>
                </w:rPr>
              </m:ctrlPr>
            </m:e>
          </m:d>
          <m:r>
            <w:rPr>
              <w:rFonts w:ascii="Cambria Math" w:eastAsia="楷体" w:hAnsi="楷体" w:cs="楷体"/>
            </w:rPr>
            <m:t>=</m:t>
          </m:r>
          <m:sSup>
            <m:sSupPr>
              <m:ctrlPr>
                <w:rPr>
                  <w:rFonts w:ascii="Cambria Math" w:eastAsia="楷体" w:hAnsi="Cambria Math" w:cs="楷体"/>
                  <w:i/>
                </w:rPr>
              </m:ctrlPr>
            </m:sSupPr>
            <m:e>
              <m:d>
                <m:dPr>
                  <m:ctrlPr>
                    <w:rPr>
                      <w:rFonts w:ascii="Cambria Math" w:eastAsia="楷体" w:hAnsi="Cambria Math" w:cs="楷体"/>
                      <w:i/>
                    </w:rPr>
                  </m:ctrlPr>
                </m:dPr>
                <m:e>
                  <m:f>
                    <m:fPr>
                      <m:ctrlPr>
                        <w:rPr>
                          <w:rFonts w:ascii="Cambria Math" w:eastAsia="楷体" w:hAnsi="Cambria Math" w:cs="楷体"/>
                          <w:i/>
                        </w:rPr>
                      </m:ctrlPr>
                    </m:fPr>
                    <m:num>
                      <m:r>
                        <w:rPr>
                          <w:rFonts w:ascii="Cambria Math" w:eastAsia="楷体" w:hAnsi="Cambria Math" w:cs="Cambria Math"/>
                        </w:rPr>
                        <m:t>∂</m:t>
                      </m:r>
                      <m:r>
                        <m:rPr>
                          <m:scr m:val="script"/>
                        </m:rPr>
                        <w:rPr>
                          <w:rFonts w:ascii="Cambria Math" w:eastAsia="楷体" w:hAnsi="Cambria Math" w:cs="Cambria Math"/>
                        </w:rPr>
                        <m:t>l</m:t>
                      </m:r>
                      <m:d>
                        <m:dPr>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r>
                            <w:rPr>
                              <w:rFonts w:ascii="Cambria Math" w:eastAsia="楷体" w:hAnsi="楷体" w:cs="楷体"/>
                            </w:rPr>
                            <m:t>,</m:t>
                          </m:r>
                          <m:sSub>
                            <m:sSubPr>
                              <m:ctrlPr>
                                <w:rPr>
                                  <w:rFonts w:ascii="Cambria Math" w:eastAsia="楷体" w:hAnsi="楷体" w:cs="楷体"/>
                                  <w:i/>
                                </w:rPr>
                              </m:ctrlPr>
                            </m:sSubPr>
                            <m:e>
                              <m:r>
                                <m:rPr>
                                  <m:scr m:val="script"/>
                                </m:rPr>
                                <w:rPr>
                                  <w:rFonts w:ascii="Cambria Math" w:eastAsia="楷体" w:hAnsi="楷体" w:cs="楷体"/>
                                </w:rPr>
                                <m:t>D</m:t>
                              </m:r>
                            </m:e>
                            <m:sub>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ctrlPr>
                                <w:rPr>
                                  <w:rFonts w:ascii="Cambria Math" w:eastAsia="楷体" w:hAnsi="Cambria Math" w:cs="楷体" w:hint="eastAsia"/>
                                  <w:i/>
                                </w:rPr>
                              </m:ctrlPr>
                            </m:sub>
                          </m:sSub>
                          <m:ctrlPr>
                            <w:rPr>
                              <w:rFonts w:ascii="Cambria Math" w:eastAsia="楷体" w:hAnsi="Cambria Math" w:cs="楷体" w:hint="eastAsia"/>
                              <w:i/>
                            </w:rPr>
                          </m:ctrlPr>
                        </m:e>
                      </m:d>
                    </m:num>
                    <m:den>
                      <m:r>
                        <w:rPr>
                          <w:rFonts w:ascii="Cambria Math" w:eastAsia="楷体" w:hAnsi="Cambria Math" w:cs="Cambria Math"/>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ctrlPr>
                        <w:rPr>
                          <w:rFonts w:ascii="Cambria Math" w:eastAsia="楷体" w:hAnsi="Cambria Math" w:cs="楷体" w:hint="eastAsia"/>
                          <w:i/>
                        </w:rPr>
                      </m:ctrlPr>
                    </m:den>
                  </m:f>
                  <m:ctrlPr>
                    <w:rPr>
                      <w:rFonts w:ascii="Cambria Math" w:eastAsia="楷体" w:hAnsi="Cambria Math" w:cs="楷体" w:hint="eastAsia"/>
                      <w:i/>
                    </w:rPr>
                  </m:ctrlPr>
                </m:e>
              </m:d>
              <m:ctrlPr>
                <w:rPr>
                  <w:rFonts w:ascii="Cambria Math" w:eastAsia="楷体" w:hAnsi="楷体" w:cs="楷体"/>
                  <w:i/>
                </w:rPr>
              </m:ctrlPr>
            </m:e>
            <m:sup>
              <m:r>
                <w:rPr>
                  <w:rFonts w:ascii="Cambria Math" w:eastAsia="楷体" w:hAnsi="楷体" w:cs="楷体"/>
                </w:rPr>
                <m:t>2</m:t>
              </m:r>
              <m:ctrlPr>
                <w:rPr>
                  <w:rFonts w:ascii="Cambria Math" w:eastAsia="楷体" w:hAnsi="楷体" w:cs="楷体"/>
                  <w:i/>
                </w:rPr>
              </m:ctrlPr>
            </m:sup>
          </m:sSup>
        </m:oMath>
      </m:oMathPara>
    </w:p>
    <w:p w14:paraId="0B3543EF" w14:textId="77777777" w:rsidR="0042137D" w:rsidRPr="004819ED" w:rsidRDefault="00000000">
      <w:pPr>
        <w:pStyle w:val="Af2"/>
        <w:ind w:firstLineChars="200" w:firstLine="480"/>
        <w:rPr>
          <w:rFonts w:ascii="楷体" w:eastAsia="楷体" w:hAnsi="楷体" w:cs="楷体" w:hint="eastAsia"/>
        </w:rPr>
      </w:pPr>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F</m:t>
            </m:r>
          </m:sub>
        </m:sSub>
        <m:r>
          <w:rPr>
            <w:rFonts w:ascii="Cambria Math" w:eastAsia="楷体" w:hAnsi="楷体" w:cs="楷体"/>
          </w:rPr>
          <m:t>(</m:t>
        </m:r>
        <m:r>
          <w:rPr>
            <w:rFonts w:ascii="Cambria Math" w:eastAsia="楷体" w:hAnsi="Cambria Math" w:cs="Cambria Math"/>
          </w:rPr>
          <m:t>⋅</m:t>
        </m:r>
        <m:r>
          <w:rPr>
            <w:rFonts w:ascii="Cambria Math" w:eastAsia="楷体" w:hAnsi="楷体" w:cs="楷体"/>
          </w:rPr>
          <m:t>)</m:t>
        </m:r>
      </m:oMath>
      <w:r w:rsidRPr="004819ED">
        <w:rPr>
          <w:rFonts w:ascii="楷体" w:eastAsia="楷体" w:hAnsi="楷体" w:cs="楷体"/>
        </w:rPr>
        <w:t>的数值越大，表明参数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oMath>
      <w:r w:rsidRPr="004819ED">
        <w:rPr>
          <w:rFonts w:ascii="楷体" w:eastAsia="楷体" w:hAnsi="楷体" w:cs="楷体"/>
        </w:rPr>
        <w:t>对客户端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数据集的决策边界或输出分布变化越敏感。</w:t>
      </w:r>
    </w:p>
    <w:p w14:paraId="157BD5C2" w14:textId="77777777" w:rsidR="0042137D" w:rsidRPr="004819ED" w:rsidRDefault="00000000">
      <w:pPr>
        <w:pStyle w:val="Af2"/>
        <w:ind w:firstLineChars="200" w:firstLine="480"/>
        <w:rPr>
          <w:rStyle w:val="af1"/>
          <w:rFonts w:ascii="楷体" w:eastAsia="楷体" w:hAnsi="楷体" w:cs="楷体" w:hint="eastAsia"/>
          <w:lang w:val="en-US" w:eastAsia="zh-CN"/>
        </w:rPr>
      </w:pPr>
      <w:r w:rsidRPr="004819ED">
        <w:rPr>
          <w:rStyle w:val="af1"/>
          <w:rFonts w:ascii="楷体" w:eastAsia="楷体" w:hAnsi="楷体" w:cs="楷体" w:hint="eastAsia"/>
          <w:lang w:val="en-US" w:eastAsia="zh-CN"/>
        </w:rPr>
        <w:t>7、根据权利要求1所述的一种面向数据异构的元素级顺序解耦联邦学习方法，其特征在于，所述参数重要性评分采用基于最优脑损伤的评分方法，公式如下：</w:t>
      </w:r>
    </w:p>
    <w:p w14:paraId="4AC43437" w14:textId="77777777" w:rsidR="0042137D" w:rsidRPr="004819ED" w:rsidRDefault="00000000">
      <w:pPr>
        <w:pStyle w:val="Af2"/>
        <w:ind w:firstLineChars="200" w:firstLine="420"/>
        <w:rPr>
          <w:rFonts w:ascii="楷体" w:eastAsia="楷体" w:hAnsi="楷体" w:cs="楷体" w:hint="eastAsia"/>
          <w:color w:val="auto"/>
          <w:sz w:val="21"/>
        </w:rPr>
      </w:pPr>
      <m:oMathPara>
        <m:oMath>
          <m:sSub>
            <m:sSubPr>
              <m:ctrlPr>
                <w:rPr>
                  <w:rFonts w:ascii="Cambria Math" w:eastAsia="宋体" w:hAnsi="Times New Roman" w:cs="Times New Roman"/>
                  <w:i/>
                  <w:color w:val="auto"/>
                  <w:sz w:val="21"/>
                </w:rPr>
              </m:ctrlPr>
            </m:sSubPr>
            <m:e>
              <m:r>
                <w:rPr>
                  <w:rFonts w:ascii="Cambria Math" w:eastAsia="宋体" w:hAnsi="Times New Roman" w:cs="Times New Roman"/>
                  <w:color w:val="auto"/>
                  <w:sz w:val="21"/>
                </w:rPr>
                <m:t>I</m:t>
              </m:r>
            </m:e>
            <m:sub>
              <m:r>
                <w:rPr>
                  <w:rFonts w:ascii="Cambria Math" w:eastAsia="宋体" w:hAnsi="Times New Roman" w:cs="Times New Roman"/>
                  <w:color w:val="auto"/>
                  <w:sz w:val="21"/>
                </w:rPr>
                <m:t>O</m:t>
              </m:r>
            </m:sub>
          </m:sSub>
          <m:d>
            <m:dPr>
              <m:ctrlPr>
                <w:rPr>
                  <w:rFonts w:ascii="Cambria Math" w:eastAsia="宋体" w:hAnsi="Times New Roman" w:cs="Times New Roman"/>
                  <w:i/>
                  <w:color w:val="auto"/>
                  <w:sz w:val="21"/>
                </w:rPr>
              </m:ctrlPr>
            </m:dPr>
            <m:e>
              <m:sSubSup>
                <m:sSubSupPr>
                  <m:ctrlPr>
                    <w:rPr>
                      <w:rFonts w:ascii="Cambria Math" w:eastAsia="宋体" w:hAnsi="Times New Roman" w:cs="Times New Roman"/>
                      <w:i/>
                      <w:color w:val="auto"/>
                      <w:sz w:val="21"/>
                    </w:rPr>
                  </m:ctrlPr>
                </m:sSubSupPr>
                <m:e>
                  <m:r>
                    <w:rPr>
                      <w:rFonts w:ascii="Cambria Math" w:eastAsia="宋体" w:hAnsi="Times New Roman" w:cs="Times New Roman"/>
                      <w:color w:val="auto"/>
                      <w:sz w:val="21"/>
                    </w:rPr>
                    <m:t>θ</m:t>
                  </m:r>
                </m:e>
                <m:sub>
                  <m:r>
                    <w:rPr>
                      <w:rFonts w:ascii="Cambria Math" w:eastAsia="宋体" w:hAnsi="Times New Roman" w:cs="Times New Roman"/>
                      <w:color w:val="auto"/>
                      <w:sz w:val="21"/>
                    </w:rPr>
                    <m:t>t</m:t>
                  </m:r>
                  <m:r>
                    <w:rPr>
                      <w:rFonts w:ascii="Cambria Math" w:eastAsia="宋体" w:hAnsi="Times New Roman" w:cs="Times New Roman"/>
                      <w:color w:val="auto"/>
                      <w:sz w:val="21"/>
                    </w:rPr>
                    <m:t>-</m:t>
                  </m:r>
                  <m:r>
                    <w:rPr>
                      <w:rFonts w:ascii="Cambria Math" w:eastAsia="宋体" w:hAnsi="Times New Roman" w:cs="Times New Roman"/>
                      <w:color w:val="auto"/>
                      <w:sz w:val="21"/>
                    </w:rPr>
                    <m:t>1,</m:t>
                  </m:r>
                  <m:sSub>
                    <m:sSubPr>
                      <m:ctrlPr>
                        <w:rPr>
                          <w:rFonts w:ascii="Cambria Math" w:eastAsia="宋体" w:hAnsi="Times New Roman" w:cs="Times New Roman"/>
                          <w:i/>
                          <w:color w:val="auto"/>
                          <w:sz w:val="21"/>
                        </w:rPr>
                      </m:ctrlPr>
                    </m:sSubPr>
                    <m:e>
                      <m:r>
                        <w:rPr>
                          <w:rFonts w:ascii="Cambria Math" w:eastAsia="宋体" w:hAnsi="Times New Roman" w:cs="Times New Roman"/>
                          <w:color w:val="auto"/>
                          <w:sz w:val="21"/>
                        </w:rPr>
                        <m:t>σ</m:t>
                      </m:r>
                    </m:e>
                    <m:sub>
                      <m:r>
                        <w:rPr>
                          <w:rFonts w:ascii="Cambria Math" w:eastAsia="宋体" w:hAnsi="Times New Roman" w:cs="Times New Roman"/>
                          <w:color w:val="auto"/>
                          <w:sz w:val="21"/>
                        </w:rPr>
                        <m:t>j</m:t>
                      </m:r>
                    </m:sub>
                  </m:sSub>
                </m:sub>
                <m:sup>
                  <m:r>
                    <w:rPr>
                      <w:rFonts w:ascii="Cambria Math" w:eastAsia="宋体" w:hAnsi="Times New Roman" w:cs="Times New Roman"/>
                      <w:color w:val="auto"/>
                      <w:sz w:val="21"/>
                    </w:rPr>
                    <m:t>K,m</m:t>
                  </m:r>
                </m:sup>
              </m:sSubSup>
              <m:r>
                <m:rPr>
                  <m:scr m:val="script"/>
                </m:rPr>
                <w:rPr>
                  <w:rFonts w:ascii="Cambria Math" w:eastAsia="宋体" w:hAnsi="Times New Roman" w:cs="Times New Roman"/>
                  <w:color w:val="auto"/>
                  <w:sz w:val="21"/>
                </w:rPr>
                <m:t>;D</m:t>
              </m:r>
            </m:e>
          </m:d>
          <m:r>
            <w:rPr>
              <w:rFonts w:ascii="Cambria Math" w:eastAsia="宋体" w:hAnsi="Times New Roman" w:cs="Times New Roman"/>
              <w:color w:val="auto"/>
              <w:sz w:val="21"/>
            </w:rPr>
            <m:t>=</m:t>
          </m:r>
          <m:d>
            <m:dPr>
              <m:begChr m:val="|"/>
              <m:endChr m:val="|"/>
              <m:ctrlPr>
                <w:rPr>
                  <w:rFonts w:ascii="Cambria Math" w:eastAsia="宋体" w:hAnsi="Times New Roman" w:cs="Times New Roman"/>
                  <w:i/>
                  <w:color w:val="auto"/>
                  <w:sz w:val="21"/>
                </w:rPr>
              </m:ctrlPr>
            </m:dPr>
            <m:e>
              <m:d>
                <m:dPr>
                  <m:ctrlPr>
                    <w:rPr>
                      <w:rFonts w:ascii="Cambria Math" w:eastAsia="宋体" w:hAnsi="Times New Roman" w:cs="Times New Roman"/>
                      <w:i/>
                      <w:color w:val="auto"/>
                      <w:sz w:val="21"/>
                    </w:rPr>
                  </m:ctrlPr>
                </m:dPr>
                <m:e>
                  <m:sSubSup>
                    <m:sSubSupPr>
                      <m:ctrlPr>
                        <w:rPr>
                          <w:rFonts w:ascii="Cambria Math" w:eastAsia="宋体" w:hAnsi="Times New Roman" w:cs="Times New Roman"/>
                          <w:i/>
                          <w:color w:val="auto"/>
                          <w:sz w:val="21"/>
                        </w:rPr>
                      </m:ctrlPr>
                    </m:sSubSupPr>
                    <m:e>
                      <m:r>
                        <w:rPr>
                          <w:rFonts w:ascii="Cambria Math" w:eastAsia="宋体" w:hAnsi="Times New Roman" w:cs="Times New Roman"/>
                          <w:color w:val="auto"/>
                          <w:sz w:val="21"/>
                        </w:rPr>
                        <m:t>θ</m:t>
                      </m:r>
                    </m:e>
                    <m:sub>
                      <m:r>
                        <w:rPr>
                          <w:rFonts w:ascii="Cambria Math" w:eastAsia="宋体" w:hAnsi="Times New Roman" w:cs="Times New Roman"/>
                          <w:color w:val="auto"/>
                          <w:sz w:val="21"/>
                        </w:rPr>
                        <m:t>t</m:t>
                      </m:r>
                      <m:r>
                        <w:rPr>
                          <w:rFonts w:ascii="Cambria Math" w:eastAsia="宋体" w:hAnsi="Times New Roman" w:cs="Times New Roman"/>
                          <w:color w:val="auto"/>
                          <w:sz w:val="21"/>
                        </w:rPr>
                        <m:t>-</m:t>
                      </m:r>
                      <m:r>
                        <w:rPr>
                          <w:rFonts w:ascii="Cambria Math" w:eastAsia="宋体" w:hAnsi="Times New Roman" w:cs="Times New Roman"/>
                          <w:color w:val="auto"/>
                          <w:sz w:val="21"/>
                        </w:rPr>
                        <m:t>1,</m:t>
                      </m:r>
                      <m:sSub>
                        <m:sSubPr>
                          <m:ctrlPr>
                            <w:rPr>
                              <w:rFonts w:ascii="Cambria Math" w:eastAsia="宋体" w:hAnsi="Times New Roman" w:cs="Times New Roman"/>
                              <w:i/>
                              <w:color w:val="auto"/>
                              <w:sz w:val="21"/>
                            </w:rPr>
                          </m:ctrlPr>
                        </m:sSubPr>
                        <m:e>
                          <m:r>
                            <w:rPr>
                              <w:rFonts w:ascii="Cambria Math" w:eastAsia="宋体" w:hAnsi="Times New Roman" w:cs="Times New Roman"/>
                              <w:color w:val="auto"/>
                              <w:sz w:val="21"/>
                            </w:rPr>
                            <m:t>σ</m:t>
                          </m:r>
                        </m:e>
                        <m:sub>
                          <m:r>
                            <w:rPr>
                              <w:rFonts w:ascii="Cambria Math" w:eastAsia="宋体" w:hAnsi="Times New Roman" w:cs="Times New Roman"/>
                              <w:color w:val="auto"/>
                              <w:sz w:val="21"/>
                            </w:rPr>
                            <m:t>j</m:t>
                          </m:r>
                        </m:sub>
                      </m:sSub>
                    </m:sub>
                    <m:sup>
                      <m:r>
                        <w:rPr>
                          <w:rFonts w:ascii="Cambria Math" w:eastAsia="宋体" w:hAnsi="Times New Roman" w:cs="Times New Roman"/>
                          <w:color w:val="auto"/>
                          <w:sz w:val="21"/>
                        </w:rPr>
                        <m:t>K,m</m:t>
                      </m:r>
                    </m:sup>
                  </m:sSubSup>
                  <m:r>
                    <w:rPr>
                      <w:rFonts w:ascii="Cambria Math" w:eastAsia="宋体" w:hAnsi="Times New Roman" w:cs="Times New Roman"/>
                      <w:color w:val="auto"/>
                      <w:sz w:val="21"/>
                    </w:rPr>
                    <m:t>-</m:t>
                  </m:r>
                  <m:sSubSup>
                    <m:sSubSupPr>
                      <m:ctrlPr>
                        <w:rPr>
                          <w:rFonts w:ascii="Cambria Math" w:eastAsia="宋体" w:hAnsi="Times New Roman" w:cs="Times New Roman"/>
                          <w:i/>
                          <w:color w:val="auto"/>
                          <w:sz w:val="21"/>
                        </w:rPr>
                      </m:ctrlPr>
                    </m:sSubSupPr>
                    <m:e>
                      <m:r>
                        <w:rPr>
                          <w:rFonts w:ascii="Cambria Math" w:eastAsia="宋体" w:hAnsi="Times New Roman" w:cs="Times New Roman"/>
                          <w:color w:val="auto"/>
                          <w:sz w:val="21"/>
                        </w:rPr>
                        <m:t>θ</m:t>
                      </m:r>
                    </m:e>
                    <m:sub>
                      <m:r>
                        <w:rPr>
                          <w:rFonts w:ascii="Cambria Math" w:eastAsia="宋体" w:hAnsi="Times New Roman" w:cs="Times New Roman"/>
                          <w:color w:val="auto"/>
                          <w:sz w:val="21"/>
                        </w:rPr>
                        <m:t>t,</m:t>
                      </m:r>
                      <m:sSub>
                        <m:sSubPr>
                          <m:ctrlPr>
                            <w:rPr>
                              <w:rFonts w:ascii="Cambria Math" w:eastAsia="宋体" w:hAnsi="Times New Roman" w:cs="Times New Roman"/>
                              <w:i/>
                              <w:color w:val="auto"/>
                              <w:sz w:val="21"/>
                            </w:rPr>
                          </m:ctrlPr>
                        </m:sSubPr>
                        <m:e>
                          <m:r>
                            <w:rPr>
                              <w:rFonts w:ascii="Cambria Math" w:eastAsia="宋体" w:hAnsi="Times New Roman" w:cs="Times New Roman"/>
                              <w:color w:val="auto"/>
                              <w:sz w:val="21"/>
                            </w:rPr>
                            <m:t>σ</m:t>
                          </m:r>
                        </m:e>
                        <m:sub>
                          <m:r>
                            <w:rPr>
                              <w:rFonts w:ascii="Cambria Math" w:eastAsia="宋体" w:hAnsi="Times New Roman" w:cs="Times New Roman"/>
                              <w:color w:val="auto"/>
                              <w:sz w:val="21"/>
                            </w:rPr>
                            <m:t>j</m:t>
                          </m:r>
                          <m:r>
                            <w:rPr>
                              <w:rFonts w:ascii="Cambria Math" w:eastAsia="宋体" w:hAnsi="Times New Roman" w:cs="Times New Roman"/>
                              <w:color w:val="auto"/>
                              <w:sz w:val="21"/>
                            </w:rPr>
                            <m:t>-</m:t>
                          </m:r>
                          <m:r>
                            <w:rPr>
                              <w:rFonts w:ascii="Cambria Math" w:eastAsia="宋体" w:hAnsi="Times New Roman" w:cs="Times New Roman"/>
                              <w:color w:val="auto"/>
                              <w:sz w:val="21"/>
                            </w:rPr>
                            <m:t>1</m:t>
                          </m:r>
                        </m:sub>
                      </m:sSub>
                    </m:sub>
                    <m:sup>
                      <m:r>
                        <w:rPr>
                          <w:rFonts w:ascii="Cambria Math" w:eastAsia="宋体" w:hAnsi="Times New Roman" w:cs="Times New Roman"/>
                          <w:color w:val="auto"/>
                          <w:sz w:val="21"/>
                        </w:rPr>
                        <m:t>K,m</m:t>
                      </m:r>
                    </m:sup>
                  </m:sSubSup>
                  <m:ctrlPr>
                    <w:rPr>
                      <w:rFonts w:ascii="Cambria Math" w:eastAsia="宋体" w:hAnsi="Cambria Math" w:cs="Times New Roman"/>
                      <w:i/>
                      <w:color w:val="auto"/>
                      <w:sz w:val="21"/>
                    </w:rPr>
                  </m:ctrlPr>
                </m:e>
              </m:d>
              <m:r>
                <w:rPr>
                  <w:rFonts w:ascii="Cambria Math" w:eastAsia="宋体" w:hAnsi="Cambria Math" w:cs="Cambria Math"/>
                  <w:color w:val="auto"/>
                  <w:sz w:val="21"/>
                </w:rPr>
                <m:t>⋅</m:t>
              </m:r>
              <m:sSubSup>
                <m:sSubSupPr>
                  <m:ctrlPr>
                    <w:rPr>
                      <w:rFonts w:ascii="Cambria Math" w:eastAsia="宋体" w:hAnsi="Times New Roman" w:cs="Times New Roman"/>
                      <w:i/>
                      <w:color w:val="auto"/>
                      <w:sz w:val="21"/>
                    </w:rPr>
                  </m:ctrlPr>
                </m:sSubSupPr>
                <m:e>
                  <m:r>
                    <w:rPr>
                      <w:rFonts w:ascii="Cambria Math" w:eastAsia="宋体" w:hAnsi="Times New Roman" w:cs="Times New Roman"/>
                      <w:color w:val="auto"/>
                      <w:sz w:val="21"/>
                    </w:rPr>
                    <m:t>θ</m:t>
                  </m:r>
                </m:e>
                <m:sub>
                  <m:r>
                    <w:rPr>
                      <w:rFonts w:ascii="Cambria Math" w:eastAsia="宋体" w:hAnsi="Times New Roman" w:cs="Times New Roman"/>
                      <w:color w:val="auto"/>
                      <w:sz w:val="21"/>
                    </w:rPr>
                    <m:t>t</m:t>
                  </m:r>
                  <m:r>
                    <w:rPr>
                      <w:rFonts w:ascii="Cambria Math" w:eastAsia="宋体" w:hAnsi="Times New Roman" w:cs="Times New Roman"/>
                      <w:color w:val="auto"/>
                      <w:sz w:val="21"/>
                    </w:rPr>
                    <m:t>-</m:t>
                  </m:r>
                  <m:r>
                    <w:rPr>
                      <w:rFonts w:ascii="Cambria Math" w:eastAsia="宋体" w:hAnsi="Times New Roman" w:cs="Times New Roman"/>
                      <w:color w:val="auto"/>
                      <w:sz w:val="21"/>
                    </w:rPr>
                    <m:t>1,</m:t>
                  </m:r>
                  <m:sSub>
                    <m:sSubPr>
                      <m:ctrlPr>
                        <w:rPr>
                          <w:rFonts w:ascii="Cambria Math" w:eastAsia="宋体" w:hAnsi="Times New Roman" w:cs="Times New Roman"/>
                          <w:i/>
                          <w:color w:val="auto"/>
                          <w:sz w:val="21"/>
                        </w:rPr>
                      </m:ctrlPr>
                    </m:sSubPr>
                    <m:e>
                      <m:r>
                        <w:rPr>
                          <w:rFonts w:ascii="Cambria Math" w:eastAsia="宋体" w:hAnsi="Times New Roman" w:cs="Times New Roman"/>
                          <w:color w:val="auto"/>
                          <w:sz w:val="21"/>
                        </w:rPr>
                        <m:t>σ</m:t>
                      </m:r>
                    </m:e>
                    <m:sub>
                      <m:r>
                        <w:rPr>
                          <w:rFonts w:ascii="Cambria Math" w:eastAsia="宋体" w:hAnsi="Times New Roman" w:cs="Times New Roman"/>
                          <w:color w:val="auto"/>
                          <w:sz w:val="21"/>
                        </w:rPr>
                        <m:t>j</m:t>
                      </m:r>
                    </m:sub>
                  </m:sSub>
                </m:sub>
                <m:sup>
                  <m:r>
                    <w:rPr>
                      <w:rFonts w:ascii="Cambria Math" w:eastAsia="宋体" w:hAnsi="Times New Roman" w:cs="Times New Roman"/>
                      <w:color w:val="auto"/>
                      <w:sz w:val="21"/>
                    </w:rPr>
                    <m:t>K,m</m:t>
                  </m:r>
                </m:sup>
              </m:sSubSup>
              <m:ctrlPr>
                <w:rPr>
                  <w:rFonts w:ascii="Cambria Math" w:eastAsia="宋体" w:hAnsi="Cambria Math" w:cs="Times New Roman"/>
                  <w:i/>
                  <w:color w:val="auto"/>
                  <w:sz w:val="21"/>
                </w:rPr>
              </m:ctrlPr>
            </m:e>
          </m:d>
          <m:r>
            <w:rPr>
              <w:rFonts w:ascii="Cambria Math" w:eastAsia="宋体" w:hAnsi="Times New Roman" w:cs="Times New Roman"/>
              <w:color w:val="auto"/>
              <w:sz w:val="21"/>
            </w:rPr>
            <m:t>,</m:t>
          </m:r>
        </m:oMath>
      </m:oMathPara>
    </w:p>
    <w:p w14:paraId="2270124C" w14:textId="77777777" w:rsidR="0042137D" w:rsidRPr="004819ED" w:rsidRDefault="00000000">
      <w:pPr>
        <w:pStyle w:val="Af2"/>
        <w:ind w:firstLineChars="200" w:firstLine="480"/>
        <w:rPr>
          <w:rStyle w:val="af1"/>
          <w:rFonts w:ascii="楷体" w:eastAsia="楷体" w:hAnsi="楷体" w:cs="楷体" w:hint="eastAsia"/>
          <w:lang w:val="en-US" w:eastAsia="zh-CN"/>
        </w:rPr>
      </w:pPr>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O</m:t>
            </m:r>
          </m:sub>
        </m:sSub>
        <m:r>
          <w:rPr>
            <w:rFonts w:ascii="Cambria Math" w:eastAsia="楷体" w:hAnsi="楷体" w:cs="楷体"/>
          </w:rPr>
          <m:t>(</m:t>
        </m:r>
        <m:r>
          <w:rPr>
            <w:rFonts w:ascii="Cambria Math" w:eastAsia="楷体" w:hAnsi="Cambria Math" w:cs="Cambria Math"/>
          </w:rPr>
          <m:t>⋅</m:t>
        </m:r>
        <m:r>
          <w:rPr>
            <w:rFonts w:ascii="Cambria Math" w:eastAsia="楷体" w:hAnsi="楷体" w:cs="楷体"/>
          </w:rPr>
          <m:t>)</m:t>
        </m:r>
      </m:oMath>
      <w:r w:rsidRPr="004819ED">
        <w:rPr>
          <w:rFonts w:ascii="楷体" w:eastAsia="楷体" w:hAnsi="楷体" w:cs="楷体"/>
        </w:rPr>
        <w:t>表示在整体数据集</w:t>
      </w:r>
      <m:oMath>
        <m:r>
          <m:rPr>
            <m:scr m:val="script"/>
          </m:rPr>
          <w:rPr>
            <w:rFonts w:ascii="Cambria Math" w:eastAsia="楷体" w:hAnsi="楷体" w:cs="楷体"/>
          </w:rPr>
          <m:t>D</m:t>
        </m:r>
      </m:oMath>
      <w:r w:rsidRPr="004819ED">
        <w:rPr>
          <w:rFonts w:ascii="楷体" w:eastAsia="楷体" w:hAnsi="楷体" w:cs="楷体"/>
        </w:rPr>
        <w:t>下，客户端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本地模型中索引为</w:t>
      </w:r>
      <m:oMath>
        <m:r>
          <w:rPr>
            <w:rFonts w:ascii="Cambria Math" w:eastAsia="楷体" w:hAnsi="楷体" w:cs="楷体"/>
          </w:rPr>
          <m:t>m</m:t>
        </m:r>
      </m:oMath>
      <w:r w:rsidRPr="004819ED">
        <w:rPr>
          <w:rFonts w:ascii="楷体" w:eastAsia="楷体" w:hAnsi="楷体" w:cs="楷体"/>
        </w:rPr>
        <w:t>的参数</w:t>
      </w:r>
      <m:oMath>
        <m:sSubSup>
          <m:sSubSupPr>
            <m:ctrlPr>
              <w:rPr>
                <w:rFonts w:ascii="Cambria Math" w:eastAsia="楷体" w:hAnsi="Cambria Math" w:cs="楷体"/>
                <w:i/>
              </w:rPr>
            </m:ctrlPr>
          </m:sSubSupPr>
          <m:e>
            <m:r>
              <w:rPr>
                <w:rFonts w:ascii="Cambria Math" w:eastAsia="楷体" w:hAnsi="Cambria Math" w:cs="楷体"/>
              </w:rPr>
              <m:t>θ</m:t>
            </m:r>
          </m:e>
          <m:sub>
            <m:r>
              <w:rPr>
                <w:rFonts w:ascii="Cambria Math" w:eastAsia="楷体" w:hAnsi="Cambria Math" w:cs="楷体"/>
              </w:rPr>
              <m:t>t-1,</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sub>
          <m:sup>
            <m:r>
              <w:rPr>
                <w:rFonts w:ascii="Cambria Math" w:eastAsia="楷体" w:hAnsi="Cambria Math" w:cs="楷体"/>
              </w:rPr>
              <m:t>K,m</m:t>
            </m:r>
          </m:sup>
        </m:sSubSup>
      </m:oMath>
      <w:r w:rsidRPr="004819ED">
        <w:rPr>
          <w:rFonts w:ascii="楷体" w:eastAsia="楷体" w:hAnsi="楷体" w:cs="楷体"/>
        </w:rPr>
        <w:t>用于个性化的重要性程度</w:t>
      </w:r>
      <w:r w:rsidRPr="004819ED">
        <w:rPr>
          <w:rFonts w:ascii="楷体" w:eastAsia="楷体" w:hAnsi="楷体" w:cs="楷体" w:hint="eastAsia"/>
        </w:rPr>
        <w:t>，</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oMath>
      <w:r w:rsidRPr="004819ED">
        <w:rPr>
          <w:rFonts w:ascii="楷体" w:eastAsia="楷体" w:hAnsi="楷体" w:cs="楷体"/>
        </w:rPr>
        <w:t>是第</w:t>
      </w:r>
      <m:oMath>
        <m:r>
          <w:rPr>
            <w:rFonts w:ascii="Cambria Math" w:eastAsia="楷体" w:hAnsi="楷体" w:cs="楷体"/>
          </w:rPr>
          <m:t>t</m:t>
        </m:r>
        <m:r>
          <w:rPr>
            <w:rFonts w:ascii="Cambria Math" w:eastAsia="楷体" w:hAnsi="Cambria Math" w:cs="Cambria Math"/>
          </w:rPr>
          <m:t>-</m:t>
        </m:r>
        <m:r>
          <w:rPr>
            <w:rFonts w:ascii="Cambria Math" w:eastAsia="楷体" w:hAnsi="楷体" w:cs="楷体"/>
          </w:rPr>
          <m:t>1</m:t>
        </m:r>
      </m:oMath>
      <w:r w:rsidRPr="004819ED">
        <w:rPr>
          <w:rFonts w:ascii="楷体" w:eastAsia="楷体" w:hAnsi="楷体" w:cs="楷体"/>
        </w:rPr>
        <w:t>轮次客户端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完成</w:t>
      </w:r>
      <m:oMath>
        <m:r>
          <w:rPr>
            <w:rFonts w:ascii="Cambria Math" w:eastAsia="楷体" w:hAnsi="楷体" w:cs="楷体"/>
          </w:rPr>
          <m:t>K</m:t>
        </m:r>
      </m:oMath>
      <w:r w:rsidRPr="004819ED">
        <w:rPr>
          <w:rFonts w:ascii="楷体" w:eastAsia="楷体" w:hAnsi="楷体" w:cs="楷体"/>
        </w:rPr>
        <w:t>次本地训练后，索引为</w:t>
      </w:r>
      <m:oMath>
        <m:r>
          <w:rPr>
            <w:rFonts w:ascii="Cambria Math" w:eastAsia="楷体" w:hAnsi="楷体" w:cs="楷体"/>
          </w:rPr>
          <m:t>m</m:t>
        </m:r>
      </m:oMath>
      <w:r w:rsidRPr="004819ED">
        <w:rPr>
          <w:rFonts w:ascii="楷体" w:eastAsia="楷体" w:hAnsi="楷体" w:cs="楷体"/>
        </w:rPr>
        <w:t>的参数，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oMath>
      <w:r w:rsidRPr="004819ED">
        <w:rPr>
          <w:rFonts w:ascii="楷体" w:eastAsia="楷体" w:hAnsi="楷体" w:cs="楷体"/>
        </w:rPr>
        <w:t>是第</w:t>
      </w:r>
      <m:oMath>
        <m:r>
          <w:rPr>
            <w:rFonts w:ascii="Cambria Math" w:eastAsia="楷体" w:hAnsi="楷体" w:cs="楷体"/>
          </w:rPr>
          <m:t>t</m:t>
        </m:r>
      </m:oMath>
      <w:r w:rsidRPr="004819ED">
        <w:rPr>
          <w:rFonts w:ascii="楷体" w:eastAsia="楷体" w:hAnsi="楷体" w:cs="楷体"/>
        </w:rPr>
        <w:t>轮次客户端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oMath>
      <w:r w:rsidRPr="004819ED">
        <w:rPr>
          <w:rFonts w:ascii="楷体" w:eastAsia="楷体" w:hAnsi="楷体" w:cs="楷体"/>
        </w:rPr>
        <w:t>完成K次本地训练后，索引为</w:t>
      </w:r>
      <m:oMath>
        <m:r>
          <w:rPr>
            <w:rFonts w:ascii="Cambria Math" w:eastAsia="楷体" w:hAnsi="楷体" w:cs="楷体"/>
          </w:rPr>
          <m:t>m</m:t>
        </m:r>
      </m:oMath>
      <w:r w:rsidRPr="004819ED">
        <w:rPr>
          <w:rFonts w:ascii="楷体" w:eastAsia="楷体" w:hAnsi="楷体" w:cs="楷体"/>
        </w:rPr>
        <w:t>的参数</w:t>
      </w:r>
      <w:r w:rsidRPr="004819ED">
        <w:rPr>
          <w:rFonts w:ascii="楷体" w:eastAsia="楷体" w:hAnsi="楷体" w:cs="楷体" w:hint="eastAsia"/>
        </w:rPr>
        <w:t>。</w:t>
      </w:r>
    </w:p>
    <w:p w14:paraId="78C02835" w14:textId="77777777" w:rsidR="0042137D" w:rsidRPr="004819ED" w:rsidRDefault="0042137D">
      <w:pPr>
        <w:pStyle w:val="Af2"/>
        <w:ind w:firstLineChars="200" w:firstLine="480"/>
        <w:rPr>
          <w:rStyle w:val="af1"/>
          <w:rFonts w:ascii="楷体" w:eastAsia="楷体" w:hAnsi="楷体" w:cs="楷体" w:hint="eastAsia"/>
          <w:lang w:eastAsia="zh-CN"/>
        </w:rPr>
        <w:sectPr w:rsidR="0042137D" w:rsidRPr="004819ED">
          <w:headerReference w:type="default" r:id="rId12"/>
          <w:footerReference w:type="default" r:id="rId13"/>
          <w:pgSz w:w="11900" w:h="16840"/>
          <w:pgMar w:top="1247" w:right="851" w:bottom="851" w:left="1418" w:header="794" w:footer="851" w:gutter="0"/>
          <w:cols w:space="720"/>
        </w:sectPr>
      </w:pPr>
    </w:p>
    <w:bookmarkEnd w:id="2"/>
    <w:p w14:paraId="7ED38391" w14:textId="77777777" w:rsidR="0042137D" w:rsidRPr="004819ED" w:rsidRDefault="00000000">
      <w:pPr>
        <w:pStyle w:val="Af2"/>
        <w:ind w:firstLineChars="200" w:firstLine="482"/>
        <w:jc w:val="center"/>
        <w:rPr>
          <w:rStyle w:val="af1"/>
          <w:rFonts w:ascii="楷体" w:eastAsia="楷体" w:hAnsi="楷体" w:hint="eastAsia"/>
          <w:b/>
          <w:bCs/>
        </w:rPr>
      </w:pPr>
      <w:r w:rsidRPr="004819ED">
        <w:rPr>
          <w:rStyle w:val="af1"/>
          <w:rFonts w:ascii="楷体" w:eastAsia="楷体" w:hAnsi="楷体" w:cs="楷体"/>
          <w:b/>
          <w:bCs/>
        </w:rPr>
        <w:lastRenderedPageBreak/>
        <w:t>一种面向数据异构的元素级顺序解耦联邦学习方法</w:t>
      </w:r>
    </w:p>
    <w:p w14:paraId="136B5DDF" w14:textId="77777777" w:rsidR="0042137D" w:rsidRPr="004819ED" w:rsidRDefault="00000000">
      <w:pPr>
        <w:pStyle w:val="Af2"/>
        <w:ind w:firstLine="0"/>
        <w:rPr>
          <w:rStyle w:val="af1"/>
          <w:rFonts w:ascii="楷体" w:eastAsia="楷体" w:hAnsi="楷体" w:hint="eastAsia"/>
          <w:b/>
          <w:bCs/>
        </w:rPr>
      </w:pPr>
      <w:r w:rsidRPr="004819ED">
        <w:rPr>
          <w:rStyle w:val="af1"/>
          <w:rFonts w:ascii="楷体" w:eastAsia="楷体" w:hAnsi="楷体" w:cs="楷体"/>
          <w:b/>
          <w:bCs/>
        </w:rPr>
        <w:t xml:space="preserve">技术领域 </w:t>
      </w:r>
    </w:p>
    <w:p w14:paraId="18FCE1CC" w14:textId="77777777" w:rsidR="0042137D" w:rsidRPr="004819ED" w:rsidRDefault="00000000">
      <w:pPr>
        <w:pStyle w:val="Af2"/>
        <w:ind w:firstLineChars="200" w:firstLine="480"/>
        <w:rPr>
          <w:rFonts w:ascii="楷体" w:eastAsia="楷体" w:hAnsi="楷体" w:hint="eastAsia"/>
          <w:lang w:val="zh-Hans" w:eastAsia="zh-Hans"/>
        </w:rPr>
      </w:pPr>
      <w:r w:rsidRPr="004819ED">
        <w:rPr>
          <w:rStyle w:val="af1"/>
          <w:rFonts w:ascii="楷体" w:eastAsia="楷体" w:hAnsi="楷体" w:cs="楷体"/>
        </w:rPr>
        <w:t>本发明涉及</w:t>
      </w:r>
      <w:r w:rsidRPr="004819ED">
        <w:rPr>
          <w:rStyle w:val="af1"/>
          <w:rFonts w:ascii="楷体" w:eastAsia="楷体" w:hAnsi="楷体" w:cs="楷体" w:hint="eastAsia"/>
        </w:rPr>
        <w:t>联邦学习技术</w:t>
      </w:r>
      <w:r w:rsidRPr="004819ED">
        <w:rPr>
          <w:rStyle w:val="af1"/>
          <w:rFonts w:ascii="楷体" w:eastAsia="楷体" w:hAnsi="楷体" w:cs="楷体"/>
        </w:rPr>
        <w:t>领域，具体涉及一种面向数据异构的元素级顺序解耦联邦学习方法。</w:t>
      </w:r>
    </w:p>
    <w:p w14:paraId="386F01E9" w14:textId="77777777" w:rsidR="0042137D" w:rsidRPr="004819ED" w:rsidRDefault="00000000">
      <w:pPr>
        <w:pStyle w:val="Af2"/>
        <w:ind w:firstLine="0"/>
        <w:rPr>
          <w:rStyle w:val="af1"/>
          <w:rFonts w:ascii="楷体" w:eastAsia="楷体" w:hAnsi="楷体" w:cs="楷体" w:hint="eastAsia"/>
          <w:b/>
          <w:bCs/>
        </w:rPr>
      </w:pPr>
      <w:r w:rsidRPr="004819ED">
        <w:rPr>
          <w:rStyle w:val="af1"/>
          <w:rFonts w:ascii="楷体" w:eastAsia="楷体" w:hAnsi="楷体" w:cs="楷体"/>
          <w:b/>
          <w:bCs/>
        </w:rPr>
        <w:t>背景技术</w:t>
      </w:r>
      <w:r w:rsidRPr="004819ED">
        <w:rPr>
          <w:rStyle w:val="af1"/>
          <w:rFonts w:ascii="楷体" w:eastAsia="楷体" w:hAnsi="楷体" w:cs="楷体"/>
          <w:b/>
          <w:bCs/>
        </w:rPr>
        <w:tab/>
      </w:r>
    </w:p>
    <w:p w14:paraId="72AD16AD"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rPr>
        <w:t>联邦学习（Federated Learning, FL）是一种以隐私保护为核心的分布式机器学习范式，近年来在跨设备、跨机构的协作智能场景中受到广泛关注。其核心机制可概括为数据不动模型动，即在多个参与方本地训练模型，仅上传模型参数（如梯度或权重）至中央服务器进行聚合，而原始数据始终保留在本地。这一机制有效规避了传统集中式学习中的数据汇聚风险，显著降低了隐私泄露可能性与通信开销。</w:t>
      </w:r>
    </w:p>
    <w:p w14:paraId="754BE31B" w14:textId="574222EC" w:rsidR="0042137D" w:rsidRPr="004819ED" w:rsidRDefault="00000000">
      <w:pPr>
        <w:pStyle w:val="Af2"/>
        <w:ind w:firstLine="420"/>
        <w:rPr>
          <w:rFonts w:ascii="楷体" w:eastAsia="楷体" w:hAnsi="楷体" w:cs="楷体" w:hint="eastAsia"/>
        </w:rPr>
      </w:pPr>
      <w:r w:rsidRPr="004819ED">
        <w:rPr>
          <w:rFonts w:ascii="楷体" w:eastAsia="楷体" w:hAnsi="楷体" w:cs="楷体"/>
        </w:rPr>
        <w:t>在现有联邦学习体系中，并行联邦学习（Parallel Federated Learning, PFL） 是应用最为广泛的范式之一。PFL通常采用星型拓扑结构，各客户端基于本地数据独立训练模型，周期性地将参数更新上传至中央服务器，由服务器执行聚合操作（如加权平均）以更新全局模型，再将更新后的模型下发至各客户端进行下一轮训练。以FedAvg（McMahan et al., 2017</w:t>
      </w:r>
      <w:r w:rsidR="00C80054" w:rsidRPr="004819ED">
        <w:rPr>
          <w:rFonts w:ascii="楷体" w:eastAsia="楷体" w:hAnsi="楷体" w:cs="楷体" w:hint="eastAsia"/>
        </w:rPr>
        <w:t>;</w:t>
      </w:r>
      <w:r w:rsidR="00C80054" w:rsidRPr="004819ED">
        <w:t xml:space="preserve"> </w:t>
      </w:r>
      <w:r w:rsidR="00C80054" w:rsidRPr="004819ED">
        <w:rPr>
          <w:rFonts w:ascii="楷体" w:eastAsia="楷体" w:hAnsi="楷体" w:cs="楷体" w:hint="eastAsia"/>
        </w:rPr>
        <w:t>Communication-efficient learning of deep networks from decentralized data</w:t>
      </w:r>
      <w:r w:rsidRPr="004819ED">
        <w:rPr>
          <w:rFonts w:ascii="楷体" w:eastAsia="楷体" w:hAnsi="楷体" w:cs="楷体"/>
        </w:rPr>
        <w:t>）为代表的经典PFL算法，在数据分布满足独立同分布（IID）假设且客户端规模有限时，能够有效平衡学习效率与隐私保护。</w:t>
      </w:r>
    </w:p>
    <w:p w14:paraId="7B54712D"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rPr>
        <w:t>然而，随着模型规模向千亿甚至万亿参数级别扩展，以及客户端数量大幅增加，PFL的通信瓶颈问题日益突出。其星型拓扑要求每轮训练中所有参与者与服务器进行高频通信，导致带宽压力剧增、同步延迟显著，严重制约系统可扩展性。更关键的是，PFL对数据分布的理想化假设在实际场景中常不成立。在跨设备、跨组织协作中，数据往往呈现显著的非独立同分布（Non-IID）特性，表现为标签分布偏斜、特征分布差异等。这种异质性会导致各本地模型的更新方向不一致，进而使全局聚合后的模型偏离最优解，出现收敛速度减缓、泛化性能下降等问题。</w:t>
      </w:r>
    </w:p>
    <w:p w14:paraId="7186BA9D"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rPr>
        <w:t>为克服PFL的通信瓶颈，顺序联邦学习（Sequential Federated Learning, SFL） 被提出作为一种高效的替代架构。SFL采用链式或环形拓扑，模型参数按预定顺序在客户端间依次传递与更新，每个客户端基于前序节点的输出结果进行本地训练。这种顺序机制将PFL中的全局同步通信转变为局部的点对点传输，显著降低了单轮参与节点数量与带宽压力，尤其适用于边缘计算、带宽受限或缺乏可信中央服务器的分布式环境。然而，SFL的顺序依赖特性也放大了数据异构性带来的挑战。在链式传递过程中，前序客户端的数据偏差会随模型更新累积并向后传播，导致后续客户端模型收敛不稳定、性能波动加剧，甚至引发</w:t>
      </w:r>
      <w:r w:rsidRPr="004819ED">
        <w:rPr>
          <w:rFonts w:ascii="楷体" w:eastAsia="楷体" w:hAnsi="楷体" w:cs="楷体" w:hint="eastAsia"/>
        </w:rPr>
        <w:t>“</w:t>
      </w:r>
      <w:r w:rsidRPr="004819ED">
        <w:rPr>
          <w:rFonts w:ascii="楷体" w:eastAsia="楷体" w:hAnsi="楷体" w:cs="楷体"/>
        </w:rPr>
        <w:t>前序遗忘</w:t>
      </w:r>
      <w:r w:rsidRPr="004819ED">
        <w:rPr>
          <w:rFonts w:ascii="楷体" w:eastAsia="楷体" w:hAnsi="楷体" w:cs="楷体" w:hint="eastAsia"/>
        </w:rPr>
        <w:t>”</w:t>
      </w:r>
      <w:r w:rsidRPr="004819ED">
        <w:rPr>
          <w:rFonts w:ascii="楷体" w:eastAsia="楷体" w:hAnsi="楷体" w:cs="楷体"/>
        </w:rPr>
        <w:lastRenderedPageBreak/>
        <w:t>问题。这种因序列化训练而加剧的异质性影响，成为制约SFL实用性的关键瓶颈。</w:t>
      </w:r>
    </w:p>
    <w:p w14:paraId="58B20F32" w14:textId="282DB940" w:rsidR="0042137D" w:rsidRPr="004819ED" w:rsidRDefault="00000000">
      <w:pPr>
        <w:pStyle w:val="Af2"/>
        <w:ind w:firstLine="420"/>
        <w:rPr>
          <w:rFonts w:ascii="楷体" w:eastAsia="楷体" w:hAnsi="楷体" w:cs="楷体" w:hint="eastAsia"/>
        </w:rPr>
      </w:pPr>
      <w:r w:rsidRPr="004819ED">
        <w:rPr>
          <w:rFonts w:ascii="楷体" w:eastAsia="楷体" w:hAnsi="楷体" w:cs="楷体"/>
        </w:rPr>
        <w:t>目前，针对数据异构性的优化方法主要集中在PFL框架下，业界和学术界已形成多种技术路径。例如，通过调整模型更新策略、引入正则化项或减少梯度方差等方式来缓解数据异质性对模型收敛性和性能的影响。FedProx（Li et al., 202</w:t>
      </w:r>
      <w:r w:rsidR="00BF15E7" w:rsidRPr="004819ED">
        <w:rPr>
          <w:rFonts w:ascii="楷体" w:eastAsia="楷体" w:hAnsi="楷体" w:cs="楷体" w:hint="eastAsia"/>
        </w:rPr>
        <w:t>0</w:t>
      </w:r>
      <w:r w:rsidR="00A30547" w:rsidRPr="004819ED">
        <w:rPr>
          <w:rFonts w:ascii="楷体" w:eastAsia="楷体" w:hAnsi="楷体" w:cs="楷体" w:hint="eastAsia"/>
        </w:rPr>
        <w:t>;</w:t>
      </w:r>
      <w:r w:rsidR="00BF15E7" w:rsidRPr="004819ED">
        <w:t xml:space="preserve"> </w:t>
      </w:r>
      <w:r w:rsidR="00BF15E7" w:rsidRPr="004819ED">
        <w:rPr>
          <w:rFonts w:ascii="楷体" w:eastAsia="楷体" w:hAnsi="楷体" w:cs="楷体" w:hint="eastAsia"/>
        </w:rPr>
        <w:t>Federated optimization in heterogeneous networks</w:t>
      </w:r>
      <w:r w:rsidRPr="004819ED">
        <w:rPr>
          <w:rFonts w:ascii="楷体" w:eastAsia="楷体" w:hAnsi="楷体" w:cs="楷体"/>
        </w:rPr>
        <w:t>）在每次局部更新时增加一个正则项来控制模型更新的幅度，从而减少由于数据分布差异带来的不稳定性。FedNova（Wang et al., 2020</w:t>
      </w:r>
      <w:r w:rsidR="00A30547" w:rsidRPr="004819ED">
        <w:rPr>
          <w:rFonts w:ascii="楷体" w:eastAsia="楷体" w:hAnsi="楷体" w:cs="楷体" w:hint="eastAsia"/>
        </w:rPr>
        <w:t>;Tackling the objective inconsistency problem in heterogeneous federated optimization</w:t>
      </w:r>
      <w:r w:rsidRPr="004819ED">
        <w:rPr>
          <w:rFonts w:ascii="楷体" w:eastAsia="楷体" w:hAnsi="楷体" w:cs="楷体"/>
        </w:rPr>
        <w:t>）通过引入动态缩放和归一化更新来调整每个客户端的参数更新，能够在不同客户端的数据分布存在差异时，有效控制训练过程中的梯度方差，加速算法的收敛速度。SCAFFOLD（Karimireddy et al., 2020</w:t>
      </w:r>
      <w:r w:rsidR="006B46B0" w:rsidRPr="004819ED">
        <w:rPr>
          <w:rFonts w:ascii="楷体" w:eastAsia="楷体" w:hAnsi="楷体" w:cs="楷体" w:hint="eastAsia"/>
        </w:rPr>
        <w:t>;</w:t>
      </w:r>
      <w:r w:rsidR="006B46B0" w:rsidRPr="004819ED">
        <w:t xml:space="preserve"> </w:t>
      </w:r>
      <w:r w:rsidR="006B46B0" w:rsidRPr="004819ED">
        <w:rPr>
          <w:rFonts w:ascii="楷体" w:eastAsia="楷体" w:hAnsi="楷体" w:cs="楷体" w:hint="eastAsia"/>
        </w:rPr>
        <w:t>Scaffold: Stochastic controlled averaging for federated learning</w:t>
      </w:r>
      <w:r w:rsidRPr="004819ED">
        <w:rPr>
          <w:rFonts w:ascii="楷体" w:eastAsia="楷体" w:hAnsi="楷体" w:cs="楷体"/>
        </w:rPr>
        <w:t>）通过在每轮本地更新时引入控制变量，能够在数据分布不一致的情况下，有效地减少梯度的波动，改善收敛速度。</w:t>
      </w:r>
    </w:p>
    <w:p w14:paraId="41FDDC3D" w14:textId="3B89D67A" w:rsidR="0042137D" w:rsidRPr="004819ED" w:rsidRDefault="00000000">
      <w:pPr>
        <w:pStyle w:val="Af2"/>
        <w:ind w:firstLine="420"/>
        <w:rPr>
          <w:rFonts w:ascii="楷体" w:eastAsia="楷体" w:hAnsi="楷体" w:cs="楷体" w:hint="eastAsia"/>
        </w:rPr>
      </w:pPr>
      <w:r w:rsidRPr="004819ED">
        <w:rPr>
          <w:rFonts w:ascii="楷体" w:eastAsia="楷体" w:hAnsi="楷体" w:cs="楷体"/>
        </w:rPr>
        <w:t>此外，基于模型解耦的算法将神经网络模型分解为共享的特征提取器和个性化的输出层，使其不仅能够共享全局知识，还能够根据每个客户端的本地数据特征进行个性化调整。例如，pFedFDA（Mclaughlin and Su, 2024</w:t>
      </w:r>
      <w:r w:rsidR="00B90EE3" w:rsidRPr="004819ED">
        <w:rPr>
          <w:rFonts w:ascii="楷体" w:eastAsia="楷体" w:hAnsi="楷体" w:cs="楷体" w:hint="eastAsia"/>
        </w:rPr>
        <w:t>;</w:t>
      </w:r>
      <w:r w:rsidR="00B90EE3" w:rsidRPr="004819ED">
        <w:t xml:space="preserve"> </w:t>
      </w:r>
      <w:r w:rsidR="00B90EE3" w:rsidRPr="004819ED">
        <w:rPr>
          <w:rFonts w:ascii="楷体" w:eastAsia="楷体" w:hAnsi="楷体" w:cs="楷体" w:hint="eastAsia"/>
        </w:rPr>
        <w:t>Personalized federated learning via feature distribution adaptation</w:t>
      </w:r>
      <w:r w:rsidRPr="004819ED">
        <w:rPr>
          <w:rFonts w:ascii="楷体" w:eastAsia="楷体" w:hAnsi="楷体" w:cs="楷体"/>
        </w:rPr>
        <w:t>）通过将全局分类器适应性地映射到本地数据分布，从而实现个性化模型的生成；FedRoD（Chen and Chao, 2022</w:t>
      </w:r>
      <w:r w:rsidR="00B90EE3" w:rsidRPr="004819ED">
        <w:rPr>
          <w:rFonts w:ascii="楷体" w:eastAsia="楷体" w:hAnsi="楷体" w:cs="楷体" w:hint="eastAsia"/>
        </w:rPr>
        <w:t>;</w:t>
      </w:r>
      <w:r w:rsidR="00B90EE3" w:rsidRPr="004819ED" w:rsidDel="00B90EE3">
        <w:rPr>
          <w:rFonts w:ascii="楷体" w:eastAsia="楷体" w:hAnsi="楷体" w:cs="楷体"/>
        </w:rPr>
        <w:t xml:space="preserve"> </w:t>
      </w:r>
      <w:r w:rsidR="00B90EE3" w:rsidRPr="004819ED">
        <w:rPr>
          <w:rFonts w:ascii="楷体" w:eastAsia="楷体" w:hAnsi="楷体" w:cs="楷体" w:hint="eastAsia"/>
        </w:rPr>
        <w:t>On bridging generic and personalized federated learning for image classification</w:t>
      </w:r>
      <w:r w:rsidR="00B90EE3" w:rsidRPr="004819ED">
        <w:rPr>
          <w:rFonts w:ascii="楷体" w:eastAsia="楷体" w:hAnsi="楷体" w:cs="楷体"/>
        </w:rPr>
        <w:t>）</w:t>
      </w:r>
      <w:r w:rsidRPr="004819ED">
        <w:rPr>
          <w:rFonts w:ascii="楷体" w:eastAsia="楷体" w:hAnsi="楷体" w:cs="楷体"/>
        </w:rPr>
        <w:t>则采用双头模型架构，利用全局头部捕捉跨客户端的共性知识，而个性化头部则允许每个客户端根据其本地数据进行调整</w:t>
      </w:r>
      <w:ins w:id="3" w:author="甜 杜" w:date="2026-05-19T16:18:00Z" w16du:dateUtc="2026-05-19T08:18:00Z">
        <w:r w:rsidR="003D62DD">
          <w:rPr>
            <w:rFonts w:ascii="楷体" w:eastAsia="楷体" w:hAnsi="楷体" w:cs="楷体" w:hint="eastAsia"/>
          </w:rPr>
          <w:t>；</w:t>
        </w:r>
        <w:r w:rsidR="003D62DD" w:rsidRPr="00106A27">
          <w:rPr>
            <w:rFonts w:ascii="楷体" w:eastAsia="楷体" w:hAnsi="楷体" w:cs="楷体"/>
          </w:rPr>
          <w:t>FedOBP</w:t>
        </w:r>
        <w:r w:rsidR="003D62DD">
          <w:rPr>
            <w:rFonts w:ascii="楷体" w:eastAsia="楷体" w:hAnsi="楷体" w:cs="楷体" w:hint="eastAsia"/>
          </w:rPr>
          <w:t>（Diao et al., 202</w:t>
        </w:r>
      </w:ins>
      <w:ins w:id="4" w:author="甜 杜" w:date="2026-05-19T17:02:00Z" w16du:dateUtc="2026-05-19T09:02:00Z">
        <w:r w:rsidR="00AB540B">
          <w:rPr>
            <w:rFonts w:ascii="楷体" w:eastAsia="楷体" w:hAnsi="楷体" w:cs="楷体" w:hint="eastAsia"/>
          </w:rPr>
          <w:t>5</w:t>
        </w:r>
      </w:ins>
      <w:ins w:id="5" w:author="甜 杜" w:date="2026-05-19T16:18:00Z" w16du:dateUtc="2026-05-19T08:18:00Z">
        <w:r w:rsidR="003D62DD">
          <w:rPr>
            <w:rFonts w:ascii="楷体" w:eastAsia="楷体" w:hAnsi="楷体" w:cs="楷体" w:hint="eastAsia"/>
          </w:rPr>
          <w:t>;</w:t>
        </w:r>
        <w:r w:rsidR="003D62DD" w:rsidRPr="00311204">
          <w:rPr>
            <w:rFonts w:ascii="Helvetica" w:eastAsia="宋体" w:hAnsi="Helvetica" w:cs="宋体"/>
            <w:kern w:val="36"/>
            <w:sz w:val="43"/>
            <w:szCs w:val="43"/>
          </w:rPr>
          <w:t xml:space="preserve"> </w:t>
        </w:r>
      </w:ins>
      <w:ins w:id="6" w:author="甜 杜" w:date="2026-05-19T17:03:00Z" w16du:dateUtc="2026-05-19T09:03:00Z">
        <w:r w:rsidR="00AB540B" w:rsidRPr="00AB540B">
          <w:rPr>
            <w:rFonts w:ascii="楷体" w:eastAsia="楷体" w:hAnsi="楷体" w:cs="楷体"/>
          </w:rPr>
          <w:t>FedOBP: Federated Optimal Brain Personalization with</w:t>
        </w:r>
        <w:r w:rsidR="00AB540B">
          <w:rPr>
            <w:rFonts w:ascii="楷体" w:eastAsia="楷体" w:hAnsi="楷体" w:cs="楷体" w:hint="eastAsia"/>
          </w:rPr>
          <w:t xml:space="preserve"> </w:t>
        </w:r>
        <w:r w:rsidR="00AB540B" w:rsidRPr="00AB540B">
          <w:rPr>
            <w:rFonts w:ascii="楷体" w:eastAsia="楷体" w:hAnsi="楷体" w:cs="楷体"/>
          </w:rPr>
          <w:t>Few Personalized Parameters</w:t>
        </w:r>
      </w:ins>
      <w:ins w:id="7" w:author="甜 杜" w:date="2026-05-19T16:18:00Z" w16du:dateUtc="2026-05-19T08:18:00Z">
        <w:r w:rsidR="003D62DD">
          <w:rPr>
            <w:rFonts w:ascii="楷体" w:eastAsia="楷体" w:hAnsi="楷体" w:cs="楷体" w:hint="eastAsia"/>
          </w:rPr>
          <w:t>）</w:t>
        </w:r>
        <w:r w:rsidR="003D62DD" w:rsidRPr="00106A27">
          <w:rPr>
            <w:rFonts w:ascii="楷体" w:eastAsia="楷体" w:hAnsi="楷体" w:cs="楷体"/>
          </w:rPr>
          <w:t>首次将最优脑损伤（OBD）理论拓展至</w:t>
        </w:r>
      </w:ins>
      <w:ins w:id="8" w:author="甜 杜" w:date="2026-05-19T17:10:00Z" w16du:dateUtc="2026-05-19T09:10:00Z">
        <w:r w:rsidR="004D2DA4">
          <w:rPr>
            <w:rFonts w:ascii="楷体" w:eastAsia="楷体" w:hAnsi="楷体" w:cs="楷体" w:hint="eastAsia"/>
          </w:rPr>
          <w:t>并行</w:t>
        </w:r>
      </w:ins>
      <w:ins w:id="9" w:author="甜 杜" w:date="2026-05-19T16:18:00Z" w16du:dateUtc="2026-05-19T08:18:00Z">
        <w:r w:rsidR="003D62DD" w:rsidRPr="00106A27">
          <w:rPr>
            <w:rFonts w:ascii="楷体" w:eastAsia="楷体" w:hAnsi="楷体" w:cs="楷体"/>
          </w:rPr>
          <w:t>联邦学习框架中，通过</w:t>
        </w:r>
      </w:ins>
      <w:ins w:id="10" w:author="甜 杜" w:date="2026-05-19T17:04:00Z" w16du:dateUtc="2026-05-19T09:04:00Z">
        <w:r w:rsidR="00BB573D">
          <w:rPr>
            <w:rFonts w:ascii="楷体" w:eastAsia="楷体" w:hAnsi="楷体" w:cs="楷体" w:hint="eastAsia"/>
          </w:rPr>
          <w:t>衡量</w:t>
        </w:r>
      </w:ins>
      <w:ins w:id="11" w:author="甜 杜" w:date="2026-05-19T16:18:00Z" w16du:dateUtc="2026-05-19T08:18:00Z">
        <w:r w:rsidR="003D62DD" w:rsidRPr="00106A27">
          <w:rPr>
            <w:rFonts w:ascii="楷体" w:eastAsia="楷体" w:hAnsi="楷体" w:cs="楷体"/>
          </w:rPr>
          <w:t>损失变化</w:t>
        </w:r>
      </w:ins>
      <w:ins w:id="12" w:author="甜 杜" w:date="2026-05-19T17:10:00Z" w16du:dateUtc="2026-05-19T09:10:00Z">
        <w:r w:rsidR="004D2DA4">
          <w:rPr>
            <w:rFonts w:ascii="楷体" w:eastAsia="楷体" w:hAnsi="楷体" w:cs="楷体" w:hint="eastAsia"/>
          </w:rPr>
          <w:t>选择</w:t>
        </w:r>
      </w:ins>
      <w:ins w:id="13" w:author="甜 杜" w:date="2026-05-19T16:18:00Z" w16du:dateUtc="2026-05-19T08:18:00Z">
        <w:r w:rsidR="003D62DD" w:rsidRPr="00106A27">
          <w:rPr>
            <w:rFonts w:ascii="楷体" w:eastAsia="楷体" w:hAnsi="楷体" w:cs="楷体"/>
          </w:rPr>
          <w:t>个性化参数，使各客户端仅需保留极少关键参数即可完成</w:t>
        </w:r>
        <w:r w:rsidR="003D62DD">
          <w:rPr>
            <w:rFonts w:ascii="楷体" w:eastAsia="楷体" w:hAnsi="楷体" w:cs="楷体" w:hint="eastAsia"/>
          </w:rPr>
          <w:t>高效的</w:t>
        </w:r>
        <w:r w:rsidR="003D62DD" w:rsidRPr="00106A27">
          <w:rPr>
            <w:rFonts w:ascii="楷体" w:eastAsia="楷体" w:hAnsi="楷体" w:cs="楷体"/>
          </w:rPr>
          <w:t>个性化建模</w:t>
        </w:r>
      </w:ins>
      <w:r w:rsidRPr="004819ED">
        <w:rPr>
          <w:rFonts w:ascii="楷体" w:eastAsia="楷体" w:hAnsi="楷体" w:cs="楷体"/>
        </w:rPr>
        <w:t>。</w:t>
      </w:r>
    </w:p>
    <w:p w14:paraId="42F6D94A" w14:textId="36628338" w:rsidR="0042137D" w:rsidRPr="004819ED" w:rsidRDefault="00000000">
      <w:pPr>
        <w:pStyle w:val="Af2"/>
        <w:ind w:firstLine="420"/>
        <w:rPr>
          <w:rFonts w:ascii="楷体" w:eastAsia="楷体" w:hAnsi="楷体" w:cs="楷体" w:hint="eastAsia"/>
        </w:rPr>
      </w:pPr>
      <w:r w:rsidRPr="004819ED">
        <w:rPr>
          <w:rFonts w:ascii="楷体" w:eastAsia="楷体" w:hAnsi="楷体" w:cs="楷体"/>
        </w:rPr>
        <w:t>尽管PFL领域已有较成熟的异质性处理方案，但上述方法均依赖于多客户端并行更新与中央聚合的机制，无法直接适用于SFL的链式训练环境。目前SFL方法仍集中在训练一个全局模型，通过修改训练结构来提升性能。例如，</w:t>
      </w:r>
      <w:bookmarkStart w:id="14" w:name="OLE_LINK1"/>
      <w:r w:rsidRPr="004819ED">
        <w:rPr>
          <w:rFonts w:ascii="楷体" w:eastAsia="楷体" w:hAnsi="楷体" w:cs="楷体"/>
        </w:rPr>
        <w:t>TornadoAggregate（Lee et al., 2020</w:t>
      </w:r>
      <w:r w:rsidR="00B90EE3" w:rsidRPr="004819ED">
        <w:rPr>
          <w:rFonts w:ascii="楷体" w:eastAsia="楷体" w:hAnsi="楷体" w:cs="楷体" w:hint="eastAsia"/>
        </w:rPr>
        <w:t>;</w:t>
      </w:r>
      <w:r w:rsidR="00B90EE3" w:rsidRPr="004819ED">
        <w:t xml:space="preserve"> </w:t>
      </w:r>
      <w:r w:rsidR="00B90EE3" w:rsidRPr="004819ED">
        <w:rPr>
          <w:rFonts w:ascii="楷体" w:eastAsia="楷体" w:hAnsi="楷体" w:cs="楷体" w:hint="eastAsia"/>
        </w:rPr>
        <w:t>Tornadoaggregate: Accurate and scalable federated learning via the ring-based architecture</w:t>
      </w:r>
      <w:r w:rsidRPr="004819ED">
        <w:rPr>
          <w:rFonts w:ascii="楷体" w:eastAsia="楷体" w:hAnsi="楷体" w:cs="楷体"/>
        </w:rPr>
        <w:t>）</w:t>
      </w:r>
      <w:bookmarkEnd w:id="14"/>
      <w:r w:rsidRPr="004819ED">
        <w:rPr>
          <w:rFonts w:ascii="楷体" w:eastAsia="楷体" w:hAnsi="楷体" w:cs="楷体"/>
        </w:rPr>
        <w:t>通过引入环形架构，将损失最小化问题转化为方差缩减问题，从而提升了模型的精度和可扩展性。FedSeq（Zaccone et al., 2022</w:t>
      </w:r>
      <w:r w:rsidR="00B83058" w:rsidRPr="004819ED">
        <w:rPr>
          <w:rFonts w:ascii="楷体" w:eastAsia="楷体" w:hAnsi="楷体" w:cs="楷体" w:hint="eastAsia"/>
        </w:rPr>
        <w:t>;Speeding up heterogeneous federated learning with sequentially trained superclients</w:t>
      </w:r>
      <w:r w:rsidRPr="004819ED">
        <w:rPr>
          <w:rFonts w:ascii="楷体" w:eastAsia="楷体" w:hAnsi="楷体" w:cs="楷体"/>
        </w:rPr>
        <w:t>）采用了</w:t>
      </w:r>
      <w:r w:rsidRPr="004819ED">
        <w:rPr>
          <w:rFonts w:ascii="楷体" w:eastAsia="楷体" w:hAnsi="楷体" w:cs="楷体" w:hint="eastAsia"/>
        </w:rPr>
        <w:t>“</w:t>
      </w:r>
      <w:r w:rsidRPr="004819ED">
        <w:rPr>
          <w:rFonts w:ascii="楷体" w:eastAsia="楷体" w:hAnsi="楷体" w:cs="楷体"/>
        </w:rPr>
        <w:t>超级客户端</w:t>
      </w:r>
      <w:r w:rsidRPr="004819ED">
        <w:rPr>
          <w:rFonts w:ascii="楷体" w:eastAsia="楷体" w:hAnsi="楷体" w:cs="楷体" w:hint="eastAsia"/>
        </w:rPr>
        <w:t>”</w:t>
      </w:r>
      <w:r w:rsidRPr="004819ED">
        <w:rPr>
          <w:rFonts w:ascii="楷体" w:eastAsia="楷体" w:hAnsi="楷体" w:cs="楷体"/>
        </w:rPr>
        <w:t>概念，将客户端分为多个子组进行顺序训练，旨在提升隐私保护和数据处理效率。FedDC（</w:t>
      </w:r>
      <w:r w:rsidRPr="004819ED">
        <w:rPr>
          <w:rFonts w:ascii="楷体" w:eastAsia="楷体" w:hAnsi="楷体" w:cs="楷体"/>
        </w:rPr>
        <w:lastRenderedPageBreak/>
        <w:t>Kamp et al., 2023</w:t>
      </w:r>
      <w:r w:rsidR="00B83058" w:rsidRPr="004819ED">
        <w:rPr>
          <w:rFonts w:ascii="楷体" w:eastAsia="楷体" w:hAnsi="楷体" w:cs="楷体" w:hint="eastAsia"/>
        </w:rPr>
        <w:t>; Federated learning from small datasets</w:t>
      </w:r>
      <w:r w:rsidRPr="004819ED">
        <w:rPr>
          <w:rFonts w:ascii="楷体" w:eastAsia="楷体" w:hAnsi="楷体" w:cs="楷体"/>
        </w:rPr>
        <w:t>）通过周期性地重分配本地模型，增强了在稀疏数据场景下的SFL性能。</w:t>
      </w:r>
    </w:p>
    <w:p w14:paraId="12FAD084"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rPr>
        <w:t>以上方法虽在通信效率上有所突破，却普遍缺乏对Non-IID数据在序列传递中累积效应的针对性处理。因此，如何在不牺牲SFL通信效率的前提下，有效抑制异质性传播、实现客户端个性化建模，成为当前SFL研究的核心挑战与重要空白。</w:t>
      </w:r>
    </w:p>
    <w:p w14:paraId="3B1E0942"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rPr>
        <w:t>综上所述，尽管现有技术在通信优化与异质性处理方面已取得一定进展，但相关方案主要围绕PFL框架展开。对于SFL而言，如何在其特有的链式传输架构下有效应对数据异质性问题，仍是一个亟待解决的关键挑战。SFL的序列化训练机制在提升通信效率的同时，也带来了以下问题：首先，前序客户端的数据分布偏差会通过参数传递产生累积效应，导致模型收敛过程出现持续波动；其次，模型在适应新客户端数据时容易产生前序遗忘现象，即在适应新数据过程中丢失已学到的重要特征。这些问题的存在严重制约了SFL在实际场景中的应用价值，因此迫切需要开发能够兼顾通信效率与训练稳定性的新型SFL框架。</w:t>
      </w:r>
    </w:p>
    <w:p w14:paraId="15A92755" w14:textId="77777777" w:rsidR="0042137D" w:rsidRPr="004819ED" w:rsidRDefault="00000000">
      <w:pPr>
        <w:pStyle w:val="Af2"/>
        <w:ind w:firstLine="420"/>
        <w:rPr>
          <w:rStyle w:val="af1"/>
          <w:rFonts w:ascii="楷体" w:eastAsia="楷体" w:hAnsi="楷体" w:hint="eastAsia"/>
          <w:b/>
          <w:bCs/>
        </w:rPr>
      </w:pPr>
      <w:r w:rsidRPr="004819ED">
        <w:rPr>
          <w:rStyle w:val="af1"/>
          <w:rFonts w:ascii="楷体" w:eastAsia="楷体" w:hAnsi="楷体" w:cs="楷体"/>
          <w:b/>
          <w:bCs/>
        </w:rPr>
        <w:t>发明内容</w:t>
      </w:r>
    </w:p>
    <w:p w14:paraId="7F4DD6DF" w14:textId="77777777" w:rsidR="0042137D" w:rsidRPr="004819ED" w:rsidRDefault="00000000">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rPr>
        <w:t>为实现上述目的，本发明提供一种面向数据异构的元素级顺序解耦联邦学习方法。该框架将各客户端模型参数动态划分为共享参数子集和个性化参数子集，其中共享子集用于跨客户端知识协同，个性化子集则用于适应本地数据分布差异。在参数划分过程中，本发明引入三种参数重要性评分机制，包括基于梯度幅度的评分、基于费舍尔信息的评分以及基于最优脑损伤理论的一阶泰勒近似评分，以实现对个性化参数的精准筛选。</w:t>
      </w:r>
    </w:p>
    <w:p w14:paraId="1A9153CF" w14:textId="77777777" w:rsidR="0042137D" w:rsidRPr="004819ED" w:rsidRDefault="00000000">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rPr>
        <w:t>进一步地，提出一种基于分位数阈值的动态划分方法，用于优化共享参数与个性化参数的分离策略。为验证本发明的有效性，我们在多个真实数据集上进行了实验评估。结果表明，在α=0.1的狄利克雷分布所模拟的高异质性场景下，SeqFedEDT在分类准确率、收敛速度和训练稳定性方面均优于八种现有先进方法，展现出其在顺序联邦学习中的显著优势与应用潜力。</w:t>
      </w:r>
    </w:p>
    <w:p w14:paraId="4D7F2BF2" w14:textId="77777777" w:rsidR="0042137D" w:rsidRPr="004819ED" w:rsidRDefault="00000000">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lang w:eastAsia="zh-CN"/>
        </w:rPr>
        <w:t>一种面向数据异构的元素级顺序解耦联邦学习方法，包括：</w:t>
      </w:r>
      <w:bookmarkStart w:id="15" w:name="OLE_LINK2"/>
      <w:r w:rsidRPr="004819ED">
        <w:rPr>
          <w:rStyle w:val="af1"/>
          <w:rFonts w:ascii="楷体" w:eastAsia="楷体" w:hAnsi="楷体" w:cs="楷体" w:hint="eastAsia"/>
          <w:lang w:eastAsia="zh-CN"/>
        </w:rPr>
        <w:t>从所有客户端中采样一定比例的客户端，针对每一被采样的客户端：</w:t>
      </w:r>
      <w:bookmarkEnd w:id="15"/>
      <w:r w:rsidRPr="004819ED">
        <w:rPr>
          <w:rStyle w:val="af1"/>
          <w:rFonts w:ascii="楷体" w:eastAsia="楷体" w:hAnsi="楷体" w:cs="楷体" w:hint="eastAsia"/>
          <w:lang w:eastAsia="zh-CN"/>
        </w:rPr>
        <w:t>接收来自前一客户端的训练模型，随后采用参数重要性评分方法对模型参数进行重要性评分，基于预设的分位数阈值对参数进行判别，将重要性高于分位数阈值的参数划入个性化参数子集并仅在本地更新，其余参数作为共享参数子集参与客户端间传递；将个性化参数子集和共享参数子集组合，构建客户端初始训练模型，客户端基于其本地数据集对初始训练模型进行迭代训练，完成更新后将模型传递至下一客户端，依次执行直至完成全局训练流程。</w:t>
      </w:r>
    </w:p>
    <w:p w14:paraId="6CAF5413" w14:textId="77777777" w:rsidR="0042137D" w:rsidRPr="004819ED" w:rsidRDefault="00000000">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lang w:eastAsia="zh-CN"/>
        </w:rPr>
        <w:t>进一步地，个性化参数子集由重要性评分高于分位数阈值的参数构成，用于保留客户端</w:t>
      </w:r>
      <w:r w:rsidRPr="004819ED">
        <w:rPr>
          <w:rStyle w:val="af1"/>
          <w:rFonts w:ascii="楷体" w:eastAsia="楷体" w:hAnsi="楷体" w:cs="楷体" w:hint="eastAsia"/>
          <w:lang w:eastAsia="zh-CN"/>
        </w:rPr>
        <w:lastRenderedPageBreak/>
        <w:t>适配本地数据的个性化信息；共享参数子集由重要性评分低于或等于分位数阈值的参数构成，用于接收前序客户端传递的共享知识。</w:t>
      </w:r>
    </w:p>
    <w:p w14:paraId="6C5A2E9B" w14:textId="77777777" w:rsidR="0042137D" w:rsidRPr="004819ED" w:rsidRDefault="00000000">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lang w:eastAsia="zh-CN"/>
        </w:rPr>
        <w:t>进一步地，</w:t>
      </w:r>
      <w:bookmarkStart w:id="16" w:name="_Hlk213071063"/>
      <w:r w:rsidRPr="004819ED">
        <w:rPr>
          <w:rStyle w:val="af1"/>
          <w:rFonts w:ascii="楷体" w:eastAsia="楷体" w:hAnsi="楷体" w:cs="楷体" w:hint="eastAsia"/>
          <w:lang w:eastAsia="zh-CN"/>
        </w:rPr>
        <w:t>所述分位数阈值函数包括:</w:t>
      </w:r>
    </w:p>
    <w:p w14:paraId="73598843" w14:textId="77777777" w:rsidR="0042137D" w:rsidRPr="004819ED" w:rsidRDefault="00000000">
      <w:pPr>
        <w:pStyle w:val="Af2"/>
        <w:ind w:firstLineChars="200" w:firstLine="480"/>
        <w:rPr>
          <w:rFonts w:ascii="楷体" w:eastAsia="楷体" w:hAnsi="楷体" w:cs="楷体" w:hint="eastAsia"/>
        </w:rPr>
      </w:pPr>
      <m:oMath>
        <m:sSub>
          <m:sSubPr>
            <m:ctrlPr>
              <w:rPr>
                <w:rFonts w:ascii="Cambria Math" w:eastAsia="楷体" w:hAnsi="楷体" w:cs="楷体"/>
                <w:i/>
              </w:rPr>
            </m:ctrlPr>
          </m:sSubPr>
          <m:e>
            <m:r>
              <w:rPr>
                <w:rFonts w:ascii="Cambria Math" w:eastAsia="楷体" w:hAnsi="楷体" w:cs="楷体"/>
              </w:rPr>
              <m:t>f</m:t>
            </m:r>
          </m:e>
          <m:sub>
            <m:r>
              <w:rPr>
                <w:rFonts w:ascii="Cambria Math" w:eastAsia="楷体" w:hAnsi="楷体" w:cs="楷体"/>
              </w:rPr>
              <m:t>q</m:t>
            </m:r>
          </m:sub>
        </m:sSub>
        <m:r>
          <w:rPr>
            <w:rFonts w:ascii="Cambria Math" w:eastAsia="楷体" w:hAnsi="楷体" w:cs="楷体"/>
          </w:rPr>
          <m:t>:I(</m:t>
        </m:r>
        <m:r>
          <w:rPr>
            <w:rFonts w:ascii="Cambria Math" w:eastAsia="楷体" w:hAnsi="Cambria Math" w:cs="Cambria Math"/>
          </w:rPr>
          <m:t>⋅</m:t>
        </m:r>
        <m:r>
          <w:rPr>
            <w:rFonts w:ascii="Cambria Math" w:eastAsia="楷体" w:hAnsi="楷体" w:cs="楷体"/>
          </w:rPr>
          <m:t>)</m:t>
        </m:r>
        <m:r>
          <w:rPr>
            <w:rFonts w:ascii="Cambria Math" w:eastAsia="楷体" w:hAnsi="楷体" w:cs="楷体"/>
          </w:rPr>
          <m:t>→</m:t>
        </m:r>
        <m:r>
          <m:rPr>
            <m:scr m:val="double-struck"/>
          </m:rPr>
          <w:rPr>
            <w:rFonts w:ascii="Cambria Math" w:eastAsia="楷体" w:hAnsi="Cambria Math" w:cs="Cambria Math"/>
          </w:rPr>
          <m:t>R</m:t>
        </m:r>
      </m:oMath>
      <w:r w:rsidRPr="004819ED">
        <w:rPr>
          <w:rFonts w:ascii="楷体" w:eastAsia="楷体" w:hAnsi="楷体" w:cs="楷体"/>
        </w:rPr>
        <w:t>确定解耦阈值</w:t>
      </w:r>
      <m:oMath>
        <m:r>
          <w:rPr>
            <w:rFonts w:ascii="Cambria Math" w:eastAsia="楷体" w:hAnsi="楷体" w:cs="楷体"/>
          </w:rPr>
          <m:t>τ</m:t>
        </m:r>
      </m:oMath>
      <w:r w:rsidRPr="004819ED">
        <w:rPr>
          <w:rFonts w:ascii="楷体" w:eastAsia="楷体" w:hAnsi="楷体" w:cs="楷体"/>
        </w:rPr>
        <w:t>，阈值计算方式如下：</w:t>
      </w:r>
    </w:p>
    <w:p w14:paraId="4CCD5B8A" w14:textId="77777777" w:rsidR="0042137D" w:rsidRPr="004819ED" w:rsidRDefault="00000000">
      <w:pPr>
        <w:pStyle w:val="Af2"/>
        <w:jc w:val="center"/>
        <w:rPr>
          <w:rFonts w:ascii="楷体" w:eastAsia="楷体" w:hAnsi="楷体" w:cs="楷体" w:hint="eastAsia"/>
        </w:rPr>
      </w:pPr>
      <m:oMathPara>
        <m:oMath>
          <m:r>
            <w:rPr>
              <w:rFonts w:ascii="Cambria Math" w:eastAsia="楷体" w:hAnsi="楷体" w:cs="楷体"/>
            </w:rPr>
            <m:t>τ=</m:t>
          </m:r>
          <m:sSub>
            <m:sSubPr>
              <m:ctrlPr>
                <w:rPr>
                  <w:rFonts w:ascii="Cambria Math" w:eastAsia="楷体" w:hAnsi="楷体" w:cs="楷体"/>
                  <w:i/>
                </w:rPr>
              </m:ctrlPr>
            </m:sSubPr>
            <m:e>
              <m:r>
                <w:rPr>
                  <w:rFonts w:ascii="Cambria Math" w:eastAsia="楷体" w:hAnsi="楷体" w:cs="楷体"/>
                </w:rPr>
                <m:t>f</m:t>
              </m:r>
            </m:e>
            <m:sub>
              <m:r>
                <w:rPr>
                  <w:rFonts w:ascii="Cambria Math" w:eastAsia="楷体" w:hAnsi="楷体" w:cs="楷体"/>
                </w:rPr>
                <m:t>q</m:t>
              </m:r>
            </m:sub>
          </m:sSub>
          <m:d>
            <m:dPr>
              <m:ctrlPr>
                <w:rPr>
                  <w:rFonts w:ascii="Cambria Math" w:eastAsia="楷体" w:hAnsi="楷体" w:cs="楷体"/>
                  <w:i/>
                </w:rPr>
              </m:ctrlPr>
            </m:dPr>
            <m:e>
              <m:r>
                <w:rPr>
                  <w:rFonts w:ascii="Cambria Math" w:eastAsia="楷体" w:hAnsi="楷体" w:cs="楷体"/>
                </w:rPr>
                <m:t>I</m:t>
              </m:r>
              <m:d>
                <m:dPr>
                  <m:ctrlPr>
                    <w:rPr>
                      <w:rFonts w:ascii="Cambria Math" w:eastAsia="楷体" w:hAnsi="楷体" w:cs="楷体"/>
                      <w:i/>
                    </w:rPr>
                  </m:ctrlPr>
                </m:dPr>
                <m:e>
                  <m:r>
                    <w:rPr>
                      <w:rFonts w:ascii="Cambria Math" w:eastAsia="楷体" w:hAnsi="Cambria Math" w:cs="Cambria Math"/>
                    </w:rPr>
                    <m:t>⋅</m:t>
                  </m:r>
                </m:e>
              </m:d>
            </m:e>
          </m:d>
          <m:r>
            <w:rPr>
              <w:rFonts w:ascii="Cambria Math" w:eastAsia="楷体" w:hAnsi="楷体" w:cs="楷体"/>
            </w:rPr>
            <m:t xml:space="preserve"> </m:t>
          </m:r>
          <m:r>
            <w:rPr>
              <w:rFonts w:ascii="Cambria Math" w:eastAsia="楷体" w:hAnsi="Cambria Math" w:cs="Cambria Math"/>
            </w:rPr>
            <m:t>≜</m:t>
          </m:r>
          <m:func>
            <m:funcPr>
              <m:ctrlPr>
                <w:rPr>
                  <w:rFonts w:ascii="Cambria Math" w:eastAsia="楷体" w:hAnsi="楷体" w:cs="楷体"/>
                  <w:i/>
                </w:rPr>
              </m:ctrlPr>
            </m:funcPr>
            <m:fName>
              <m:r>
                <w:rPr>
                  <w:rFonts w:ascii="Cambria Math" w:eastAsia="楷体" w:hAnsi="楷体" w:cs="楷体"/>
                </w:rPr>
                <m:t>inf</m:t>
              </m:r>
            </m:fName>
            <m:e>
              <m:r>
                <w:rPr>
                  <w:rFonts w:ascii="Cambria Math" w:eastAsia="楷体" w:hAnsi="楷体" w:cs="楷体"/>
                </w:rPr>
                <m:t>{</m:t>
              </m:r>
            </m:e>
          </m:func>
          <m:r>
            <w:rPr>
              <w:rFonts w:ascii="Cambria Math" w:eastAsia="楷体" w:hAnsi="楷体" w:cs="楷体"/>
            </w:rPr>
            <m:t>I(</m:t>
          </m:r>
          <m:r>
            <w:rPr>
              <w:rFonts w:ascii="Cambria Math" w:eastAsia="楷体" w:hAnsi="Cambria Math" w:cs="Cambria Math"/>
            </w:rPr>
            <m:t>⋅</m:t>
          </m:r>
          <m:r>
            <w:rPr>
              <w:rFonts w:ascii="Cambria Math" w:eastAsia="楷体" w:hAnsi="楷体" w:cs="楷体"/>
            </w:rPr>
            <m:t>)</m:t>
          </m:r>
          <m:r>
            <w:rPr>
              <w:rFonts w:ascii="Cambria Math" w:eastAsia="楷体" w:hAnsi="楷体" w:cs="楷体"/>
            </w:rPr>
            <m:t>∈</m:t>
          </m:r>
          <m:r>
            <m:rPr>
              <m:scr m:val="double-struck"/>
            </m:rPr>
            <w:rPr>
              <w:rFonts w:ascii="Cambria Math" w:eastAsia="楷体" w:hAnsi="Cambria Math" w:cs="Cambria Math"/>
            </w:rPr>
            <m:t>R</m:t>
          </m:r>
          <m:r>
            <w:rPr>
              <w:rFonts w:ascii="Cambria Math" w:eastAsia="楷体" w:hAnsi="楷体" w:cs="楷体"/>
            </w:rPr>
            <m:t>:F(I(</m:t>
          </m:r>
          <m:r>
            <w:rPr>
              <w:rFonts w:ascii="Cambria Math" w:eastAsia="楷体" w:hAnsi="Cambria Math" w:cs="Cambria Math"/>
            </w:rPr>
            <m:t>⋅</m:t>
          </m:r>
          <m:r>
            <w:rPr>
              <w:rFonts w:ascii="Cambria Math" w:eastAsia="楷体" w:hAnsi="楷体" w:cs="楷体"/>
            </w:rPr>
            <m:t>))</m:t>
          </m:r>
          <m:r>
            <w:rPr>
              <w:rFonts w:ascii="Cambria Math" w:eastAsia="楷体" w:hAnsi="楷体" w:cs="楷体"/>
            </w:rPr>
            <m:t>≥</m:t>
          </m:r>
          <m:r>
            <w:rPr>
              <w:rFonts w:ascii="Cambria Math" w:eastAsia="楷体" w:hAnsi="楷体" w:cs="楷体"/>
            </w:rPr>
            <m:t>q}</m:t>
          </m:r>
        </m:oMath>
      </m:oMathPara>
    </w:p>
    <w:p w14:paraId="7D3D97DE" w14:textId="77777777" w:rsidR="0042137D" w:rsidRPr="004819ED" w:rsidRDefault="00000000">
      <w:pPr>
        <w:pStyle w:val="Af2"/>
        <w:ind w:firstLineChars="200" w:firstLine="480"/>
        <w:rPr>
          <w:rFonts w:ascii="楷体" w:eastAsia="楷体" w:hAnsi="楷体" w:cs="楷体" w:hint="eastAsia"/>
        </w:rPr>
      </w:pPr>
      <m:oMath>
        <m:r>
          <w:rPr>
            <w:rFonts w:ascii="Cambria Math" w:eastAsia="楷体" w:hAnsi="楷体" w:cs="楷体"/>
          </w:rPr>
          <m:t>F(x)</m:t>
        </m:r>
      </m:oMath>
      <w:r w:rsidRPr="004819ED">
        <w:rPr>
          <w:rFonts w:ascii="楷体" w:eastAsia="楷体" w:hAnsi="楷体" w:cs="楷体"/>
        </w:rPr>
        <w:t>为参数重要性评分</w:t>
      </w:r>
      <m:oMath>
        <m:r>
          <w:rPr>
            <w:rFonts w:ascii="Cambria Math" w:eastAsia="楷体" w:hAnsi="楷体" w:cs="楷体"/>
          </w:rPr>
          <m:t>I(</m:t>
        </m:r>
        <m:r>
          <w:rPr>
            <w:rFonts w:ascii="Cambria Math" w:eastAsia="楷体" w:hAnsi="Cambria Math" w:cs="Cambria Math"/>
          </w:rPr>
          <m:t>⋅</m:t>
        </m:r>
        <m:r>
          <w:rPr>
            <w:rFonts w:ascii="Cambria Math" w:eastAsia="楷体" w:hAnsi="楷体" w:cs="楷体"/>
          </w:rPr>
          <m:t>)</m:t>
        </m:r>
      </m:oMath>
      <w:r w:rsidRPr="004819ED">
        <w:rPr>
          <w:rFonts w:ascii="楷体" w:eastAsia="楷体" w:hAnsi="楷体" w:cs="楷体"/>
        </w:rPr>
        <w:t>的累积概率分布函数，q为取值范围在</w:t>
      </w:r>
      <m:oMath>
        <m:r>
          <w:rPr>
            <w:rFonts w:ascii="Cambria Math" w:eastAsia="楷体" w:hAnsi="楷体" w:cs="楷体"/>
          </w:rPr>
          <m:t>[0,1]</m:t>
        </m:r>
      </m:oMath>
      <w:r w:rsidRPr="004819ED">
        <w:rPr>
          <w:rFonts w:ascii="楷体" w:eastAsia="楷体" w:hAnsi="楷体" w:cs="楷体"/>
        </w:rPr>
        <w:t>内的分位数</w:t>
      </w:r>
      <w:r w:rsidRPr="004819ED">
        <w:rPr>
          <w:rFonts w:ascii="楷体" w:eastAsia="楷体" w:hAnsi="楷体" w:cs="楷体" w:hint="eastAsia"/>
        </w:rPr>
        <w:t>，</w:t>
      </w:r>
      <w:r w:rsidRPr="004819ED">
        <w:rPr>
          <w:rFonts w:ascii="楷体" w:eastAsia="楷体" w:hAnsi="楷体" w:cs="楷体"/>
        </w:rPr>
        <w:t>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基于阈值</w:t>
      </w:r>
      <m:oMath>
        <m:r>
          <w:rPr>
            <w:rFonts w:ascii="Cambria Math" w:eastAsia="楷体" w:hAnsi="楷体" w:cs="楷体"/>
          </w:rPr>
          <m:t>τ</m:t>
        </m:r>
      </m:oMath>
      <w:r w:rsidRPr="004819ED">
        <w:rPr>
          <w:rFonts w:ascii="楷体" w:eastAsia="楷体" w:hAnsi="楷体" w:cs="楷体"/>
        </w:rPr>
        <w:t>对模型参数进行解耦，划分出个性化参数子集与共享参数子集的索引集合：</w:t>
      </w:r>
    </w:p>
    <w:p w14:paraId="3EF81E94" w14:textId="77777777" w:rsidR="0042137D" w:rsidRPr="004819ED" w:rsidRDefault="00000000">
      <w:pPr>
        <w:pStyle w:val="Af2"/>
        <w:jc w:val="center"/>
        <w:rPr>
          <w:rFonts w:ascii="楷体" w:eastAsia="楷体" w:hAnsi="楷体" w:cs="楷体" w:hint="eastAsia"/>
        </w:rPr>
      </w:pPr>
      <m:oMathPara>
        <m:oMath>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t>
              </m:r>
            </m:sup>
          </m:sSubSup>
          <m:r>
            <w:rPr>
              <w:rFonts w:ascii="Cambria Math" w:eastAsia="楷体" w:hAnsi="楷体" w:cs="楷体"/>
            </w:rPr>
            <m:t>) ={m</m:t>
          </m:r>
          <m:r>
            <w:rPr>
              <w:rFonts w:ascii="Cambria Math" w:eastAsia="楷体" w:hAnsi="楷体" w:cs="楷体"/>
            </w:rPr>
            <m:t>∣</m:t>
          </m:r>
          <m:r>
            <w:rPr>
              <w:rFonts w:ascii="Cambria Math" w:eastAsia="楷体" w:hAnsi="楷体" w:cs="楷体"/>
            </w:rPr>
            <m:t>I(</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w:rPr>
              <w:rFonts w:ascii="Cambria Math" w:eastAsia="楷体" w:hAnsi="楷体" w:cs="楷体"/>
            </w:rPr>
            <m:t>)&gt;τ},</m:t>
          </m:r>
        </m:oMath>
      </m:oMathPara>
    </w:p>
    <w:p w14:paraId="4FB9E237" w14:textId="6695B34B" w:rsidR="0042137D" w:rsidRPr="004819ED" w:rsidRDefault="00000000">
      <w:pPr>
        <w:pStyle w:val="Af2"/>
        <w:jc w:val="center"/>
        <w:rPr>
          <w:rFonts w:ascii="楷体" w:eastAsia="楷体" w:hAnsi="楷体" w:cs="楷体" w:hint="eastAsia"/>
        </w:rPr>
      </w:pPr>
      <m:oMath>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0</m:t>
            </m:r>
          </m:sup>
        </m:sSubSup>
        <m:r>
          <w:rPr>
            <w:rFonts w:ascii="Cambria Math" w:eastAsia="楷体" w:hAnsi="楷体" w:cs="楷体"/>
          </w:rPr>
          <m:t>) ={m</m:t>
        </m:r>
        <m:r>
          <w:rPr>
            <w:rFonts w:ascii="Cambria Math" w:eastAsia="楷体" w:hAnsi="楷体" w:cs="楷体"/>
          </w:rPr>
          <m:t>∣</m:t>
        </m:r>
        <m:r>
          <w:rPr>
            <w:rFonts w:ascii="Cambria Math" w:eastAsia="楷体" w:hAnsi="楷体" w:cs="楷体"/>
          </w:rPr>
          <m:t>I(</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w:rPr>
            <w:rFonts w:ascii="Cambria Math" w:eastAsia="楷体" w:hAnsi="楷体" w:cs="楷体"/>
          </w:rPr>
          <m:t>)</m:t>
        </m:r>
        <m:r>
          <w:rPr>
            <w:rFonts w:ascii="Cambria Math" w:eastAsia="楷体" w:hAnsi="楷体" w:cs="楷体"/>
          </w:rPr>
          <m:t>≤</m:t>
        </m:r>
        <m:r>
          <w:rPr>
            <w:rFonts w:ascii="Cambria Math" w:eastAsia="楷体" w:hAnsi="楷体" w:cs="楷体"/>
          </w:rPr>
          <m:t xml:space="preserve">τ} </m:t>
        </m:r>
      </m:oMath>
      <w:r w:rsidRPr="004819ED">
        <w:rPr>
          <w:rFonts w:eastAsia="楷体" w:hAnsi="楷体" w:cs="楷体" w:hint="eastAsia"/>
        </w:rPr>
        <w:t>。</w:t>
      </w:r>
    </w:p>
    <w:p w14:paraId="5406E517"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hint="eastAsia"/>
        </w:rPr>
        <w:t>进一步地，所述将两类子集融合构建客户端初始训练模型，构建公式如下</w:t>
      </w:r>
      <w:r w:rsidRPr="004819ED">
        <w:rPr>
          <w:rFonts w:ascii="楷体" w:eastAsia="楷体" w:hAnsi="楷体" w:cs="楷体"/>
        </w:rPr>
        <w:t>：</w:t>
      </w:r>
    </w:p>
    <w:p w14:paraId="0FB7EF8B" w14:textId="77777777" w:rsidR="0042137D" w:rsidRPr="004819ED" w:rsidRDefault="00000000">
      <w:pPr>
        <w:pStyle w:val="Af2"/>
        <w:ind w:firstLineChars="200" w:firstLine="480"/>
        <w:rPr>
          <w:rFonts w:ascii="楷体" w:eastAsia="楷体" w:hAnsi="楷体" w:cs="楷体" w:hint="eastAsia"/>
        </w:rPr>
      </w:pPr>
      <m:oMathPara>
        <m:oMath>
          <m:sSubSup>
            <m:sSubSupPr>
              <m:ctrlPr>
                <w:rPr>
                  <w:rFonts w:ascii="Cambria Math" w:hAnsi="Cambria Math"/>
                  <w:i/>
                </w:rPr>
              </m:ctrlPr>
            </m:sSubSupPr>
            <m:e>
              <m:r>
                <w:rPr>
                  <w:rFonts w:ascii="Cambria Math"/>
                </w:rPr>
                <m:t>θ</m:t>
              </m:r>
            </m:e>
            <m:sub>
              <m:r>
                <w:rPr>
                  <w:rFonts w:ascii="Cambria Math"/>
                </w:rPr>
                <m:t>t,</m:t>
              </m:r>
              <m:sSub>
                <m:sSubPr>
                  <m:ctrlPr>
                    <w:rPr>
                      <w:rFonts w:ascii="Cambria Math" w:hAnsi="Cambria Math"/>
                      <w:i/>
                    </w:rPr>
                  </m:ctrlPr>
                </m:sSubPr>
                <m:e>
                  <m:r>
                    <w:rPr>
                      <w:rFonts w:ascii="Cambria Math"/>
                    </w:rPr>
                    <m:t>σ</m:t>
                  </m:r>
                </m:e>
                <m:sub>
                  <m:r>
                    <w:rPr>
                      <w:rFonts w:ascii="Cambria Math"/>
                    </w:rPr>
                    <m:t>j</m:t>
                  </m:r>
                </m:sub>
              </m:sSub>
            </m:sub>
            <m:sup>
              <m:r>
                <w:rPr>
                  <w:rFonts w:ascii="Cambria Math"/>
                </w:rPr>
                <m:t>0</m:t>
              </m:r>
            </m:sup>
          </m:sSubSup>
          <m:r>
            <w:rPr>
              <w:rFonts w:ascii="Cambria Math"/>
            </w:rPr>
            <m:t>=</m:t>
          </m:r>
          <m:sSubSup>
            <m:sSubSupPr>
              <m:ctrlPr>
                <w:rPr>
                  <w:rFonts w:ascii="Cambria Math" w:hAnsi="Cambria Math"/>
                  <w:i/>
                </w:rPr>
              </m:ctrlPr>
            </m:sSubSupPr>
            <m:e>
              <m:r>
                <w:rPr>
                  <w:rFonts w:ascii="Cambria Math"/>
                </w:rPr>
                <m:t>u</m:t>
              </m:r>
            </m:e>
            <m:sub>
              <m:r>
                <w:rPr>
                  <w:rFonts w:ascii="Cambria Math"/>
                </w:rPr>
                <m:t>t</m:t>
              </m:r>
              <m:r>
                <w:rPr>
                  <w:rFonts w:ascii="Cambria Math"/>
                </w:rPr>
                <m:t>-</m:t>
              </m:r>
              <m:r>
                <w:rPr>
                  <w:rFonts w:ascii="Cambria Math"/>
                </w:rPr>
                <m:t>1,</m:t>
              </m:r>
              <m:sSub>
                <m:sSubPr>
                  <m:ctrlPr>
                    <w:rPr>
                      <w:rFonts w:ascii="Cambria Math" w:hAnsi="Cambria Math"/>
                      <w:i/>
                    </w:rPr>
                  </m:ctrlPr>
                </m:sSubPr>
                <m:e>
                  <m:r>
                    <w:rPr>
                      <w:rFonts w:ascii="Cambria Math"/>
                    </w:rPr>
                    <m:t>σ</m:t>
                  </m:r>
                </m:e>
                <m:sub>
                  <m:r>
                    <w:rPr>
                      <w:rFonts w:ascii="Cambria Math"/>
                    </w:rPr>
                    <m:t>j</m:t>
                  </m:r>
                </m:sub>
              </m:sSub>
            </m:sub>
            <m:sup>
              <m:r>
                <w:rPr>
                  <w:rFonts w:ascii="Cambria Math"/>
                </w:rPr>
                <m:t>0</m:t>
              </m:r>
            </m:sup>
          </m:sSubSup>
          <m:r>
            <w:rPr>
              <w:rFonts w:ascii="Cambria Math" w:hAnsi="Cambria Math" w:cs="Cambria Math"/>
            </w:rPr>
            <m:t>∪</m:t>
          </m:r>
          <m:sSubSup>
            <m:sSubSupPr>
              <m:ctrlPr>
                <w:rPr>
                  <w:rFonts w:ascii="Cambria Math" w:hAnsi="Cambria Math"/>
                  <w:i/>
                </w:rPr>
              </m:ctrlPr>
            </m:sSubSupPr>
            <m:e>
              <m:r>
                <w:rPr>
                  <w:rFonts w:ascii="Cambria Math"/>
                </w:rPr>
                <m:t>v</m:t>
              </m:r>
            </m:e>
            <m:sub>
              <m:r>
                <w:rPr>
                  <w:rFonts w:ascii="Cambria Math"/>
                </w:rPr>
                <m:t>t,</m:t>
              </m:r>
              <m:sSub>
                <m:sSubPr>
                  <m:ctrlPr>
                    <w:rPr>
                      <w:rFonts w:ascii="Cambria Math" w:hAnsi="Cambria Math"/>
                      <w:i/>
                    </w:rPr>
                  </m:ctrlPr>
                </m:sSubPr>
                <m:e>
                  <m:r>
                    <w:rPr>
                      <w:rFonts w:ascii="Cambria Math"/>
                    </w:rPr>
                    <m:t>σ</m:t>
                  </m:r>
                </m:e>
                <m:sub>
                  <m:r>
                    <w:rPr>
                      <w:rFonts w:ascii="Cambria Math"/>
                    </w:rPr>
                    <m:t>j</m:t>
                  </m:r>
                  <m:r>
                    <w:rPr>
                      <w:rFonts w:ascii="Cambria Math"/>
                    </w:rPr>
                    <m:t>-</m:t>
                  </m:r>
                  <m:r>
                    <w:rPr>
                      <w:rFonts w:ascii="Cambria Math"/>
                    </w:rPr>
                    <m:t>1</m:t>
                  </m:r>
                </m:sub>
              </m:sSub>
            </m:sub>
            <m:sup>
              <m:r>
                <w:rPr>
                  <w:rFonts w:ascii="Cambria Math"/>
                </w:rPr>
                <m:t>0</m:t>
              </m:r>
            </m:sup>
          </m:sSubSup>
          <m:r>
            <w:rPr>
              <w:rFonts w:ascii="Cambria Math"/>
            </w:rPr>
            <m:t>.</m:t>
          </m:r>
        </m:oMath>
      </m:oMathPara>
    </w:p>
    <w:p w14:paraId="4A49503A"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rPr>
        <w:t>定义</w:t>
      </w:r>
      <m:oMath>
        <m:r>
          <m:rPr>
            <m:scr m:val="script"/>
          </m:rPr>
          <w:rPr>
            <w:rFonts w:ascii="Cambria Math" w:eastAsia="楷体" w:hAnsi="Cambria Math" w:cs="Cambria Math"/>
          </w:rPr>
          <m:t>M</m:t>
        </m:r>
      </m:oMath>
      <w:r w:rsidRPr="004819ED">
        <w:rPr>
          <w:rFonts w:ascii="楷体" w:eastAsia="楷体" w:hAnsi="楷体" w:cs="楷体"/>
        </w:rPr>
        <w:t>为模型所有参数的索引集合，则初始训练模型可按参数索引展开为：</w:t>
      </w:r>
    </w:p>
    <w:p w14:paraId="7997A4CC" w14:textId="77777777" w:rsidR="0042137D" w:rsidRPr="004819ED" w:rsidRDefault="00000000">
      <w:pPr>
        <w:pStyle w:val="Af2"/>
        <w:jc w:val="center"/>
        <w:rPr>
          <w:rFonts w:ascii="楷体" w:eastAsia="楷体" w:hAnsi="楷体" w:cs="楷体" w:hint="eastAsia"/>
        </w:rPr>
      </w:pPr>
      <m:oMathPara>
        <m:oMath>
          <m:sSubSup>
            <m:sSubSupPr>
              <m:ctrlPr>
                <w:rPr>
                  <w:rFonts w:ascii="Cambria Math" w:eastAsia="楷体" w:hAnsi="楷体" w:cs="楷体"/>
                  <w:i/>
                </w:rPr>
              </m:ctrlPr>
            </m:sSubSupPr>
            <m:e>
              <w:bookmarkStart w:id="17" w:name="OLE_LINK4"/>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t>
              </m:r>
              <w:bookmarkEnd w:id="17"/>
            </m:sup>
          </m:sSubSup>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m:t>
              </m:r>
            </m:sup>
          </m:sSubSup>
          <m:sSub>
            <m:sSubPr>
              <m:ctrlPr>
                <w:rPr>
                  <w:rFonts w:ascii="Cambria Math" w:eastAsia="楷体" w:hAnsi="楷体" w:cs="楷体"/>
                  <w:i/>
                </w:rPr>
              </m:ctrlPr>
            </m:sSubPr>
            <m:e>
              <m:r>
                <w:rPr>
                  <w:rFonts w:ascii="Cambria Math" w:eastAsia="楷体" w:hAnsi="楷体" w:cs="楷体"/>
                </w:rPr>
                <m:t>}</m:t>
              </m:r>
            </m:e>
            <m:sub>
              <m:r>
                <w:rPr>
                  <w:rFonts w:ascii="Cambria Math" w:eastAsia="楷体" w:hAnsi="楷体" w:cs="楷体"/>
                </w:rPr>
                <m:t>m</m:t>
              </m:r>
              <m:r>
                <w:rPr>
                  <w:rFonts w:ascii="Cambria Math" w:eastAsia="楷体" w:hAnsi="楷体" w:cs="楷体"/>
                </w:rPr>
                <m:t>∈</m:t>
              </m:r>
              <m:r>
                <m:rPr>
                  <m:scr m:val="script"/>
                </m:rPr>
                <w:rPr>
                  <w:rFonts w:ascii="Cambria Math" w:eastAsia="楷体" w:hAnsi="Cambria Math" w:cs="Cambria Math"/>
                </w:rPr>
                <m:t>M</m:t>
              </m:r>
              <m:ctrlPr>
                <w:rPr>
                  <w:rFonts w:ascii="Cambria Math" w:eastAsia="楷体" w:hAnsi="Cambria Math" w:cs="楷体"/>
                  <w:i/>
                </w:rPr>
              </m:ctrlPr>
            </m:sub>
          </m:sSub>
        </m:oMath>
      </m:oMathPara>
    </w:p>
    <w:p w14:paraId="499A1D3F" w14:textId="77777777" w:rsidR="0042137D" w:rsidRPr="004819ED" w:rsidRDefault="00000000">
      <w:pPr>
        <w:pStyle w:val="Af2"/>
        <w:ind w:left="140" w:firstLineChars="116" w:firstLine="278"/>
        <w:rPr>
          <w:rFonts w:ascii="楷体" w:eastAsia="楷体" w:hAnsi="楷体" w:cs="楷体" w:hint="eastAsia"/>
        </w:rPr>
      </w:pPr>
      <w:r w:rsidRPr="004819ED">
        <w:rPr>
          <w:rFonts w:ascii="楷体" w:eastAsia="楷体" w:hAnsi="楷体" w:cs="楷体"/>
        </w:rPr>
        <w:t>式中，</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m:t>
            </m:r>
          </m:sup>
        </m:sSubSup>
      </m:oMath>
      <w:r w:rsidRPr="004819ED">
        <w:rPr>
          <w:rFonts w:ascii="楷体" w:eastAsia="楷体" w:hAnsi="楷体" w:cs="楷体"/>
        </w:rPr>
        <w:t>代表第</w:t>
      </w:r>
      <m:oMath>
        <m:r>
          <w:rPr>
            <w:rFonts w:ascii="Cambria Math" w:eastAsia="楷体" w:hAnsi="楷体" w:cs="楷体"/>
          </w:rPr>
          <m:t>t</m:t>
        </m:r>
      </m:oMath>
      <w:r w:rsidRPr="004819ED">
        <w:rPr>
          <w:rFonts w:ascii="楷体" w:eastAsia="楷体" w:hAnsi="楷体" w:cs="楷体"/>
        </w:rPr>
        <w:t>轮次客户端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初始模型中，索引为</w:t>
      </w:r>
      <m:oMath>
        <m:r>
          <w:rPr>
            <w:rFonts w:ascii="Cambria Math" w:eastAsia="楷体" w:hAnsi="楷体" w:cs="楷体"/>
          </w:rPr>
          <m:t>m</m:t>
        </m:r>
      </m:oMath>
      <w:r w:rsidRPr="004819ED">
        <w:rPr>
          <w:rFonts w:ascii="楷体" w:eastAsia="楷体" w:hAnsi="楷体" w:cs="楷体"/>
        </w:rPr>
        <w:t>的单个参数。</w:t>
      </w:r>
    </w:p>
    <w:p w14:paraId="3860CC89" w14:textId="77777777" w:rsidR="0042137D" w:rsidRPr="004819ED" w:rsidRDefault="00000000">
      <w:pPr>
        <w:pStyle w:val="Af2"/>
        <w:ind w:left="200" w:firstLine="218"/>
        <w:rPr>
          <w:rFonts w:ascii="楷体" w:eastAsia="楷体" w:hAnsi="楷体" w:cs="楷体" w:hint="eastAsia"/>
        </w:rPr>
      </w:pPr>
      <w:r w:rsidRPr="004819ED">
        <w:rPr>
          <w:rFonts w:ascii="楷体" w:eastAsia="楷体" w:hAnsi="楷体" w:cs="楷体"/>
        </w:rPr>
        <w:t>对应地，个性化参数子集与共享参数子集也可按各自的参数索引集合展开，具体形式如下：</w:t>
      </w:r>
    </w:p>
    <w:p w14:paraId="749364A8" w14:textId="77777777" w:rsidR="0042137D" w:rsidRPr="004819ED" w:rsidRDefault="00000000">
      <w:pPr>
        <w:pStyle w:val="Af2"/>
        <w:jc w:val="center"/>
        <w:rPr>
          <w:rFonts w:ascii="楷体" w:eastAsia="楷体" w:hAnsi="楷体" w:cs="楷体" w:hint="eastAsia"/>
        </w:rPr>
      </w:pPr>
      <m:oMathPara>
        <m:oMath>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sSub>
            <m:sSubPr>
              <m:ctrlPr>
                <w:rPr>
                  <w:rFonts w:ascii="Cambria Math" w:eastAsia="楷体" w:hAnsi="楷体" w:cs="楷体"/>
                  <w:i/>
                </w:rPr>
              </m:ctrlPr>
            </m:sSubPr>
            <m:e>
              <m:r>
                <w:rPr>
                  <w:rFonts w:ascii="Cambria Math" w:eastAsia="楷体" w:hAnsi="楷体" w:cs="楷体"/>
                </w:rPr>
                <m:t>}</m:t>
              </m:r>
            </m:e>
            <m:sub>
              <m:r>
                <w:rPr>
                  <w:rFonts w:ascii="Cambria Math" w:eastAsia="楷体" w:hAnsi="楷体" w:cs="楷体"/>
                </w:rPr>
                <m:t>m</m:t>
              </m:r>
              <m:r>
                <w:rPr>
                  <w:rFonts w:ascii="Cambria Math" w:eastAsia="楷体" w:hAnsi="楷体" w:cs="楷体"/>
                </w:rPr>
                <m:t>∈</m:t>
              </m:r>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r>
                <w:rPr>
                  <w:rFonts w:ascii="Cambria Math" w:eastAsia="楷体" w:hAnsi="楷体" w:cs="楷体"/>
                </w:rPr>
                <m:t>)</m:t>
              </m:r>
            </m:sub>
          </m:sSub>
        </m:oMath>
      </m:oMathPara>
    </w:p>
    <w:bookmarkStart w:id="18" w:name="OLE_LINK3"/>
    <w:p w14:paraId="55896669" w14:textId="77777777" w:rsidR="0042137D" w:rsidRPr="004819ED" w:rsidRDefault="00000000">
      <w:pPr>
        <w:pStyle w:val="Af2"/>
        <w:jc w:val="center"/>
        <w:rPr>
          <w:rFonts w:ascii="楷体" w:eastAsia="楷体" w:hAnsi="楷体" w:cs="楷体" w:hint="eastAsia"/>
        </w:rPr>
      </w:pPr>
      <m:oMathPara>
        <m:oMath>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w:bookmarkEnd w:id="18"/>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sSub>
            <m:sSubPr>
              <m:ctrlPr>
                <w:rPr>
                  <w:rFonts w:ascii="Cambria Math" w:eastAsia="楷体" w:hAnsi="楷体" w:cs="楷体"/>
                  <w:i/>
                </w:rPr>
              </m:ctrlPr>
            </m:sSubPr>
            <m:e>
              <m:r>
                <w:rPr>
                  <w:rFonts w:ascii="Cambria Math" w:eastAsia="楷体" w:hAnsi="楷体" w:cs="楷体"/>
                </w:rPr>
                <m:t>}</m:t>
              </m:r>
            </m:e>
            <m:sub>
              <m:r>
                <w:rPr>
                  <w:rFonts w:ascii="Cambria Math" w:eastAsia="楷体" w:hAnsi="楷体" w:cs="楷体"/>
                </w:rPr>
                <m:t>m</m:t>
              </m:r>
              <m:r>
                <w:rPr>
                  <w:rFonts w:ascii="Cambria Math" w:eastAsia="楷体" w:hAnsi="楷体" w:cs="楷体"/>
                </w:rPr>
                <m:t>∈</m:t>
              </m:r>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r>
                <w:rPr>
                  <w:rFonts w:ascii="Cambria Math" w:eastAsia="楷体" w:hAnsi="楷体" w:cs="楷体"/>
                </w:rPr>
                <m:t>)</m:t>
              </m:r>
            </m:sub>
          </m:sSub>
        </m:oMath>
      </m:oMathPara>
    </w:p>
    <w:p w14:paraId="132A9AD8"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rPr>
        <w:t>式中，</w:t>
      </w:r>
      <m:oMath>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r>
          <w:rPr>
            <w:rFonts w:ascii="Cambria Math" w:eastAsia="楷体" w:hAnsi="楷体" w:cs="楷体"/>
          </w:rPr>
          <m:t>)</m:t>
        </m:r>
      </m:oMath>
      <w:r w:rsidRPr="004819ED">
        <w:rPr>
          <w:rFonts w:ascii="楷体" w:eastAsia="楷体" w:hAnsi="楷体" w:cs="楷体"/>
        </w:rPr>
        <w:t>为个性化参数子集</w:t>
      </w:r>
      <m:oMath>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oMath>
      <w:r w:rsidRPr="004819ED">
        <w:rPr>
          <w:rFonts w:ascii="楷体" w:eastAsia="楷体" w:hAnsi="楷体" w:cs="楷体"/>
        </w:rPr>
        <w:t>的参数索引集合，</w:t>
      </w:r>
      <m:oMath>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r>
          <w:rPr>
            <w:rFonts w:ascii="Cambria Math" w:eastAsia="楷体" w:hAnsi="楷体" w:cs="楷体"/>
          </w:rPr>
          <m:t>)</m:t>
        </m:r>
      </m:oMath>
      <w:r w:rsidRPr="004819ED">
        <w:rPr>
          <w:rFonts w:ascii="楷体" w:eastAsia="楷体" w:hAnsi="楷体" w:cs="楷体"/>
        </w:rPr>
        <w:t>为共享参数子集</w:t>
      </w:r>
      <m:oMath>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oMath>
      <w:r w:rsidRPr="004819ED">
        <w:rPr>
          <w:rFonts w:ascii="楷体" w:eastAsia="楷体" w:hAnsi="楷体" w:cs="楷体"/>
        </w:rPr>
        <w:t>的参数索引集合；</w:t>
      </w:r>
      <w:bookmarkStart w:id="19" w:name="_Hlk213062350"/>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oMath>
      <w:r w:rsidRPr="004819ED">
        <w:rPr>
          <w:rFonts w:ascii="楷体" w:eastAsia="楷体" w:hAnsi="楷体" w:cs="楷体"/>
        </w:rPr>
        <w:t>是第</w:t>
      </w:r>
      <m:oMath>
        <m:r>
          <w:rPr>
            <w:rFonts w:ascii="Cambria Math" w:eastAsia="楷体" w:hAnsi="楷体" w:cs="楷体"/>
          </w:rPr>
          <m:t>t</m:t>
        </m:r>
        <m:r>
          <w:rPr>
            <w:rFonts w:ascii="Cambria Math" w:eastAsia="楷体" w:hAnsi="Cambria Math" w:cs="Cambria Math"/>
          </w:rPr>
          <m:t>-</m:t>
        </m:r>
        <m:r>
          <w:rPr>
            <w:rFonts w:ascii="Cambria Math" w:eastAsia="楷体" w:hAnsi="楷体" w:cs="楷体"/>
          </w:rPr>
          <m:t>1</m:t>
        </m:r>
      </m:oMath>
      <w:r w:rsidRPr="004819ED">
        <w:rPr>
          <w:rFonts w:ascii="楷体" w:eastAsia="楷体" w:hAnsi="楷体" w:cs="楷体"/>
        </w:rPr>
        <w:t>轮次客户端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完成</w:t>
      </w:r>
      <m:oMath>
        <m:r>
          <w:rPr>
            <w:rFonts w:ascii="Cambria Math" w:eastAsia="楷体" w:hAnsi="楷体" w:cs="楷体"/>
          </w:rPr>
          <m:t>K</m:t>
        </m:r>
      </m:oMath>
      <w:r w:rsidRPr="004819ED">
        <w:rPr>
          <w:rFonts w:ascii="楷体" w:eastAsia="楷体" w:hAnsi="楷体" w:cs="楷体"/>
        </w:rPr>
        <w:t>次本地训练后，索引为</w:t>
      </w:r>
      <m:oMath>
        <m:r>
          <w:rPr>
            <w:rFonts w:ascii="Cambria Math" w:eastAsia="楷体" w:hAnsi="楷体" w:cs="楷体"/>
          </w:rPr>
          <m:t>m</m:t>
        </m:r>
      </m:oMath>
      <w:r w:rsidRPr="004819ED">
        <w:rPr>
          <w:rFonts w:ascii="楷体" w:eastAsia="楷体" w:hAnsi="楷体" w:cs="楷体"/>
        </w:rPr>
        <w:t>的参数，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oMath>
      <w:r w:rsidRPr="004819ED">
        <w:rPr>
          <w:rFonts w:ascii="楷体" w:eastAsia="楷体" w:hAnsi="楷体" w:cs="楷体"/>
        </w:rPr>
        <w:t>是第</w:t>
      </w:r>
      <m:oMath>
        <m:r>
          <w:rPr>
            <w:rFonts w:ascii="Cambria Math" w:eastAsia="楷体" w:hAnsi="楷体" w:cs="楷体"/>
          </w:rPr>
          <m:t>t</m:t>
        </m:r>
      </m:oMath>
      <w:r w:rsidRPr="004819ED">
        <w:rPr>
          <w:rFonts w:ascii="楷体" w:eastAsia="楷体" w:hAnsi="楷体" w:cs="楷体"/>
        </w:rPr>
        <w:t>轮次客户端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oMath>
      <w:r w:rsidRPr="004819ED">
        <w:rPr>
          <w:rFonts w:ascii="楷体" w:eastAsia="楷体" w:hAnsi="楷体" w:cs="楷体"/>
        </w:rPr>
        <w:t>完成K次本地训练后，索引为</w:t>
      </w:r>
      <m:oMath>
        <m:r>
          <w:rPr>
            <w:rFonts w:ascii="Cambria Math" w:eastAsia="楷体" w:hAnsi="楷体" w:cs="楷体"/>
          </w:rPr>
          <m:t>m</m:t>
        </m:r>
      </m:oMath>
      <w:r w:rsidRPr="004819ED">
        <w:rPr>
          <w:rFonts w:ascii="楷体" w:eastAsia="楷体" w:hAnsi="楷体" w:cs="楷体"/>
        </w:rPr>
        <w:t>的参数</w:t>
      </w:r>
      <w:bookmarkEnd w:id="19"/>
      <w:r w:rsidRPr="004819ED">
        <w:rPr>
          <w:rFonts w:ascii="楷体" w:eastAsia="楷体" w:hAnsi="楷体" w:cs="楷体"/>
        </w:rPr>
        <w:t>。</w:t>
      </w:r>
    </w:p>
    <w:bookmarkEnd w:id="16"/>
    <w:p w14:paraId="663E375B"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hint="eastAsia"/>
        </w:rPr>
        <w:t>进一步地，所述参数重要性评分采用基于梯度的评分方法，</w:t>
      </w:r>
      <w:r w:rsidRPr="004819ED">
        <w:rPr>
          <w:rFonts w:ascii="楷体" w:eastAsia="楷体" w:hAnsi="楷体" w:cs="楷体"/>
        </w:rPr>
        <w:t>定义为前序客户端训练模型</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oMath>
      <w:r w:rsidRPr="004819ED">
        <w:rPr>
          <w:rFonts w:ascii="楷体" w:eastAsia="楷体" w:hAnsi="楷体" w:cs="楷体"/>
        </w:rPr>
        <w:t>与客户端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本地模型</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oMath>
      <w:r w:rsidRPr="004819ED">
        <w:rPr>
          <w:rFonts w:ascii="楷体" w:eastAsia="楷体" w:hAnsi="楷体" w:cs="楷体"/>
        </w:rPr>
        <w:t>之间的参数绝对差值，具体公式如下：</w:t>
      </w:r>
    </w:p>
    <w:p w14:paraId="7BDE9617" w14:textId="77777777" w:rsidR="0042137D" w:rsidRPr="004819ED" w:rsidRDefault="00000000">
      <w:pPr>
        <w:pStyle w:val="Af2"/>
        <w:jc w:val="center"/>
        <w:rPr>
          <w:rFonts w:ascii="楷体" w:eastAsia="楷体" w:hAnsi="楷体" w:cs="楷体" w:hint="eastAsia"/>
        </w:rPr>
      </w:pPr>
      <m:oMathPara>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G</m:t>
              </m:r>
            </m:sub>
          </m:sSub>
          <m:d>
            <m:dPr>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ctrlPr>
                <w:rPr>
                  <w:rFonts w:ascii="Cambria Math" w:eastAsia="楷体" w:hAnsi="Cambria Math" w:cs="楷体" w:hint="eastAsia"/>
                  <w:i/>
                </w:rPr>
              </m:ctrlPr>
            </m:e>
          </m:d>
          <m:r>
            <w:rPr>
              <w:rFonts w:ascii="Cambria Math" w:eastAsia="楷体" w:hAnsi="楷体" w:cs="楷体"/>
            </w:rPr>
            <m:t>=</m:t>
          </m:r>
          <m:d>
            <m:dPr>
              <m:begChr m:val="|"/>
              <m:endChr m:val="|"/>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r>
                <w:rPr>
                  <w:rFonts w:ascii="Cambria Math" w:eastAsia="楷体" w:hAnsi="Cambria Math" w:cs="Cambria Math"/>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ctrlPr>
                <w:rPr>
                  <w:rFonts w:ascii="Cambria Math" w:eastAsia="楷体" w:hAnsi="Cambria Math" w:cs="楷体" w:hint="eastAsia"/>
                  <w:i/>
                </w:rPr>
              </m:ctrlPr>
            </m:e>
          </m:d>
        </m:oMath>
      </m:oMathPara>
    </w:p>
    <w:p w14:paraId="2530F01C"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rPr>
        <w:t>式中,</w:t>
      </w:r>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G</m:t>
            </m:r>
          </m:sub>
        </m:sSub>
        <m:r>
          <w:rPr>
            <w:rFonts w:ascii="Cambria Math" w:eastAsia="楷体" w:hAnsi="楷体" w:cs="楷体"/>
          </w:rPr>
          <m:t>(</m:t>
        </m:r>
        <m:r>
          <w:rPr>
            <w:rFonts w:ascii="Cambria Math" w:eastAsia="楷体" w:hAnsi="Cambria Math" w:cs="Cambria Math"/>
          </w:rPr>
          <m:t>⋅</m:t>
        </m:r>
        <m:r>
          <w:rPr>
            <w:rFonts w:ascii="Cambria Math" w:eastAsia="楷体" w:hAnsi="楷体" w:cs="楷体"/>
          </w:rPr>
          <m:t>)</m:t>
        </m:r>
      </m:oMath>
      <w:r w:rsidRPr="004819ED">
        <w:rPr>
          <w:rFonts w:ascii="楷体" w:eastAsia="楷体" w:hAnsi="楷体" w:cs="楷体"/>
        </w:rPr>
        <w:t>表示客户端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本地模型中，索引为</w:t>
      </w:r>
      <m:oMath>
        <m:r>
          <w:rPr>
            <w:rFonts w:ascii="Cambria Math" w:eastAsia="楷体" w:hAnsi="楷体" w:cs="楷体"/>
          </w:rPr>
          <m:t>m</m:t>
        </m:r>
      </m:oMath>
      <w:r w:rsidRPr="004819ED">
        <w:rPr>
          <w:rFonts w:ascii="楷体" w:eastAsia="楷体" w:hAnsi="楷体" w:cs="楷体"/>
        </w:rPr>
        <w:t>的参数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oMath>
      <w:r w:rsidRPr="004819ED">
        <w:rPr>
          <w:rFonts w:ascii="楷体" w:eastAsia="楷体" w:hAnsi="楷体" w:cs="楷体"/>
        </w:rPr>
        <w:t>用于个性化的重要性程度。</w:t>
      </w:r>
    </w:p>
    <w:p w14:paraId="7BBBD230" w14:textId="77777777" w:rsidR="0042137D" w:rsidRPr="004819ED" w:rsidRDefault="00000000">
      <w:pPr>
        <w:pStyle w:val="Af2"/>
        <w:ind w:firstLineChars="200" w:firstLine="480"/>
        <w:rPr>
          <w:rFonts w:ascii="楷体" w:eastAsia="楷体" w:hAnsi="楷体" w:cs="楷体" w:hint="eastAsia"/>
        </w:rPr>
      </w:pPr>
      <w:bookmarkStart w:id="20" w:name="_Hlk213068346"/>
      <w:r w:rsidRPr="004819ED">
        <w:rPr>
          <w:rFonts w:ascii="楷体" w:eastAsia="楷体" w:hAnsi="楷体" w:cs="楷体"/>
        </w:rPr>
        <w:t>直接基于前序客户端传递模型与本地留存模型的参数差异评分，</w:t>
      </w:r>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G</m:t>
            </m:r>
          </m:sub>
        </m:sSub>
        <m:r>
          <w:rPr>
            <w:rFonts w:ascii="Cambria Math" w:eastAsia="楷体" w:hAnsi="楷体" w:cs="楷体"/>
          </w:rPr>
          <m:t>(</m:t>
        </m:r>
        <m:r>
          <w:rPr>
            <w:rFonts w:ascii="Cambria Math" w:eastAsia="楷体" w:hAnsi="Cambria Math" w:cs="Cambria Math"/>
          </w:rPr>
          <m:t>⋅</m:t>
        </m:r>
        <m:r>
          <w:rPr>
            <w:rFonts w:ascii="Cambria Math" w:eastAsia="楷体" w:hAnsi="楷体" w:cs="楷体"/>
          </w:rPr>
          <m:t>)</m:t>
        </m:r>
      </m:oMath>
      <w:r w:rsidRPr="004819ED">
        <w:rPr>
          <w:rFonts w:ascii="楷体" w:eastAsia="楷体" w:hAnsi="楷体" w:cs="楷体"/>
        </w:rPr>
        <w:t>的数值越大，表明该参数对当前客户端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的优化目标影响越强，此类参数应作为个性化参数保留，以避免破坏客户端已有的模型表征能力，保障本地数据适配效果。</w:t>
      </w:r>
    </w:p>
    <w:p w14:paraId="20A9A5F3" w14:textId="77777777" w:rsidR="0042137D" w:rsidRPr="004819ED" w:rsidRDefault="00000000">
      <w:pPr>
        <w:pStyle w:val="Af2"/>
        <w:rPr>
          <w:rFonts w:ascii="楷体" w:eastAsia="楷体" w:hAnsi="楷体" w:cs="楷体" w:hint="eastAsia"/>
        </w:rPr>
      </w:pPr>
      <w:r w:rsidRPr="004819ED">
        <w:rPr>
          <w:rFonts w:ascii="楷体" w:eastAsia="楷体" w:hAnsi="楷体" w:cs="楷体" w:hint="eastAsia"/>
        </w:rPr>
        <w:lastRenderedPageBreak/>
        <w:t>进一步地，所述参数重要性评分采用基于Fisher 信息的评分方法，</w:t>
      </w:r>
      <w:r w:rsidRPr="004819ED">
        <w:rPr>
          <w:rFonts w:ascii="楷体" w:eastAsia="楷体" w:hAnsi="楷体" w:cs="楷体"/>
        </w:rPr>
        <w:t>在客户端本地训练开始前，针对前序客户端传递的模型</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oMath>
      <w:r w:rsidRPr="004819ED">
        <w:rPr>
          <w:rFonts w:ascii="楷体" w:eastAsia="楷体" w:hAnsi="楷体" w:cs="楷体"/>
        </w:rPr>
        <w:t>中的参数计算，具体公式如下：</w:t>
      </w:r>
    </w:p>
    <w:p w14:paraId="27501DE4" w14:textId="77777777" w:rsidR="0042137D" w:rsidRPr="004819ED" w:rsidRDefault="00000000">
      <w:pPr>
        <w:pStyle w:val="Af2"/>
        <w:jc w:val="center"/>
        <w:rPr>
          <w:rFonts w:ascii="楷体" w:eastAsia="楷体" w:hAnsi="楷体" w:cs="楷体" w:hint="eastAsia"/>
        </w:rPr>
      </w:pPr>
      <m:oMathPara>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F</m:t>
              </m:r>
            </m:sub>
          </m:sSub>
          <m:d>
            <m:dPr>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r>
                <w:rPr>
                  <w:rFonts w:ascii="Cambria Math" w:eastAsia="楷体" w:hAnsi="楷体" w:cs="楷体"/>
                </w:rPr>
                <m:t>;</m:t>
              </m:r>
              <m:sSub>
                <m:sSubPr>
                  <m:ctrlPr>
                    <w:rPr>
                      <w:rFonts w:ascii="Cambria Math" w:eastAsia="楷体" w:hAnsi="楷体" w:cs="楷体"/>
                      <w:i/>
                    </w:rPr>
                  </m:ctrlPr>
                </m:sSubPr>
                <m:e>
                  <m:r>
                    <m:rPr>
                      <m:scr m:val="script"/>
                    </m:rPr>
                    <w:rPr>
                      <w:rFonts w:ascii="Cambria Math" w:eastAsia="楷体" w:hAnsi="楷体" w:cs="楷体"/>
                    </w:rPr>
                    <m:t>D</m:t>
                  </m:r>
                </m:e>
                <m:sub>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ctrlPr>
                    <w:rPr>
                      <w:rFonts w:ascii="Cambria Math" w:eastAsia="楷体" w:hAnsi="Cambria Math" w:cs="楷体" w:hint="eastAsia"/>
                      <w:i/>
                    </w:rPr>
                  </m:ctrlPr>
                </m:sub>
              </m:sSub>
              <m:ctrlPr>
                <w:rPr>
                  <w:rFonts w:ascii="Cambria Math" w:eastAsia="楷体" w:hAnsi="Cambria Math" w:cs="楷体" w:hint="eastAsia"/>
                  <w:i/>
                </w:rPr>
              </m:ctrlPr>
            </m:e>
          </m:d>
          <m:r>
            <w:rPr>
              <w:rFonts w:ascii="Cambria Math" w:eastAsia="楷体" w:hAnsi="楷体" w:cs="楷体"/>
            </w:rPr>
            <m:t>=</m:t>
          </m:r>
          <m:sSup>
            <m:sSupPr>
              <m:ctrlPr>
                <w:rPr>
                  <w:rFonts w:ascii="Cambria Math" w:eastAsia="楷体" w:hAnsi="Cambria Math" w:cs="楷体"/>
                  <w:i/>
                </w:rPr>
              </m:ctrlPr>
            </m:sSupPr>
            <m:e>
              <m:d>
                <m:dPr>
                  <m:ctrlPr>
                    <w:rPr>
                      <w:rFonts w:ascii="Cambria Math" w:eastAsia="楷体" w:hAnsi="Cambria Math" w:cs="楷体"/>
                      <w:i/>
                    </w:rPr>
                  </m:ctrlPr>
                </m:dPr>
                <m:e>
                  <m:f>
                    <m:fPr>
                      <m:ctrlPr>
                        <w:rPr>
                          <w:rFonts w:ascii="Cambria Math" w:eastAsia="楷体" w:hAnsi="Cambria Math" w:cs="楷体"/>
                          <w:i/>
                        </w:rPr>
                      </m:ctrlPr>
                    </m:fPr>
                    <m:num>
                      <m:r>
                        <w:rPr>
                          <w:rFonts w:ascii="Cambria Math" w:eastAsia="楷体" w:hAnsi="Cambria Math" w:cs="Cambria Math"/>
                        </w:rPr>
                        <m:t>∂</m:t>
                      </m:r>
                      <m:r>
                        <m:rPr>
                          <m:scr m:val="script"/>
                        </m:rPr>
                        <w:rPr>
                          <w:rFonts w:ascii="Cambria Math" w:eastAsia="楷体" w:hAnsi="Cambria Math" w:cs="Cambria Math"/>
                        </w:rPr>
                        <m:t>l</m:t>
                      </m:r>
                      <m:d>
                        <m:dPr>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r>
                            <w:rPr>
                              <w:rFonts w:ascii="Cambria Math" w:eastAsia="楷体" w:hAnsi="楷体" w:cs="楷体"/>
                            </w:rPr>
                            <m:t>,</m:t>
                          </m:r>
                          <m:sSub>
                            <m:sSubPr>
                              <m:ctrlPr>
                                <w:rPr>
                                  <w:rFonts w:ascii="Cambria Math" w:eastAsia="楷体" w:hAnsi="楷体" w:cs="楷体"/>
                                  <w:i/>
                                </w:rPr>
                              </m:ctrlPr>
                            </m:sSubPr>
                            <m:e>
                              <m:r>
                                <m:rPr>
                                  <m:scr m:val="script"/>
                                </m:rPr>
                                <w:rPr>
                                  <w:rFonts w:ascii="Cambria Math" w:eastAsia="楷体" w:hAnsi="楷体" w:cs="楷体"/>
                                </w:rPr>
                                <m:t>D</m:t>
                              </m:r>
                            </m:e>
                            <m:sub>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ctrlPr>
                                <w:rPr>
                                  <w:rFonts w:ascii="Cambria Math" w:eastAsia="楷体" w:hAnsi="Cambria Math" w:cs="楷体" w:hint="eastAsia"/>
                                  <w:i/>
                                </w:rPr>
                              </m:ctrlPr>
                            </m:sub>
                          </m:sSub>
                          <m:ctrlPr>
                            <w:rPr>
                              <w:rFonts w:ascii="Cambria Math" w:eastAsia="楷体" w:hAnsi="Cambria Math" w:cs="楷体" w:hint="eastAsia"/>
                              <w:i/>
                            </w:rPr>
                          </m:ctrlPr>
                        </m:e>
                      </m:d>
                    </m:num>
                    <m:den>
                      <m:r>
                        <w:rPr>
                          <w:rFonts w:ascii="Cambria Math" w:eastAsia="楷体" w:hAnsi="Cambria Math" w:cs="Cambria Math"/>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ctrlPr>
                        <w:rPr>
                          <w:rFonts w:ascii="Cambria Math" w:eastAsia="楷体" w:hAnsi="Cambria Math" w:cs="楷体" w:hint="eastAsia"/>
                          <w:i/>
                        </w:rPr>
                      </m:ctrlPr>
                    </m:den>
                  </m:f>
                  <m:ctrlPr>
                    <w:rPr>
                      <w:rFonts w:ascii="Cambria Math" w:eastAsia="楷体" w:hAnsi="Cambria Math" w:cs="楷体" w:hint="eastAsia"/>
                      <w:i/>
                    </w:rPr>
                  </m:ctrlPr>
                </m:e>
              </m:d>
              <m:ctrlPr>
                <w:rPr>
                  <w:rFonts w:ascii="Cambria Math" w:eastAsia="楷体" w:hAnsi="楷体" w:cs="楷体"/>
                  <w:i/>
                </w:rPr>
              </m:ctrlPr>
            </m:e>
            <m:sup>
              <m:r>
                <w:rPr>
                  <w:rFonts w:ascii="Cambria Math" w:eastAsia="楷体" w:hAnsi="楷体" w:cs="楷体"/>
                </w:rPr>
                <m:t>2</m:t>
              </m:r>
              <m:ctrlPr>
                <w:rPr>
                  <w:rFonts w:ascii="Cambria Math" w:eastAsia="楷体" w:hAnsi="楷体" w:cs="楷体"/>
                  <w:i/>
                </w:rPr>
              </m:ctrlPr>
            </m:sup>
          </m:sSup>
        </m:oMath>
      </m:oMathPara>
    </w:p>
    <w:p w14:paraId="479779A9" w14:textId="77777777" w:rsidR="0042137D" w:rsidRPr="004819ED" w:rsidRDefault="00000000">
      <w:pPr>
        <w:pStyle w:val="Af2"/>
        <w:ind w:firstLineChars="200" w:firstLine="480"/>
        <w:rPr>
          <w:rFonts w:ascii="楷体" w:eastAsia="楷体" w:hAnsi="楷体" w:cs="楷体" w:hint="eastAsia"/>
        </w:rPr>
      </w:pPr>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F</m:t>
            </m:r>
          </m:sub>
        </m:sSub>
        <m:r>
          <w:rPr>
            <w:rFonts w:ascii="Cambria Math" w:eastAsia="楷体" w:hAnsi="楷体" w:cs="楷体"/>
          </w:rPr>
          <m:t>(</m:t>
        </m:r>
        <m:r>
          <w:rPr>
            <w:rFonts w:ascii="Cambria Math" w:eastAsia="楷体" w:hAnsi="Cambria Math" w:cs="Cambria Math"/>
          </w:rPr>
          <m:t>⋅</m:t>
        </m:r>
        <m:r>
          <w:rPr>
            <w:rFonts w:ascii="Cambria Math" w:eastAsia="楷体" w:hAnsi="楷体" w:cs="楷体"/>
          </w:rPr>
          <m:t>)</m:t>
        </m:r>
      </m:oMath>
      <w:r w:rsidRPr="004819ED">
        <w:rPr>
          <w:rFonts w:ascii="楷体" w:eastAsia="楷体" w:hAnsi="楷体" w:cs="楷体"/>
        </w:rPr>
        <w:t>的数值越大，表明参数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oMath>
      <w:r w:rsidRPr="004819ED">
        <w:rPr>
          <w:rFonts w:ascii="楷体" w:eastAsia="楷体" w:hAnsi="楷体" w:cs="楷体"/>
        </w:rPr>
        <w:t>对客户端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数据集的决策边界或输出分布变化越敏感。将此类参数保留为个性化参数在客户端间传递，有助于稳定 SFL 的训练过程，缓解模型预测结果的偏移问题。基于Fisher信息的评分方案可在客户端本地训练开始前完成计算，无需等待客户端训练后的数据，能有效规避部分基于梯度的评分方法中存在的评估延迟问题。</w:t>
      </w:r>
    </w:p>
    <w:p w14:paraId="54D86066" w14:textId="77777777" w:rsidR="0042137D" w:rsidRPr="004819ED" w:rsidRDefault="00000000">
      <w:pPr>
        <w:pStyle w:val="Af2"/>
        <w:ind w:firstLineChars="200" w:firstLine="480"/>
        <w:rPr>
          <w:rStyle w:val="af1"/>
          <w:rFonts w:ascii="楷体" w:eastAsia="楷体" w:hAnsi="楷体" w:cs="楷体" w:hint="eastAsia"/>
          <w:lang w:val="en-US" w:eastAsia="zh-CN"/>
        </w:rPr>
      </w:pPr>
      <w:r w:rsidRPr="004819ED">
        <w:rPr>
          <w:rStyle w:val="af1"/>
          <w:rFonts w:ascii="楷体" w:eastAsia="楷体" w:hAnsi="楷体" w:cs="楷体" w:hint="eastAsia"/>
          <w:lang w:val="en-US" w:eastAsia="zh-CN"/>
        </w:rPr>
        <w:t>进一步地，所述参数重要性评分采用基于最优脑损伤的评分方法，公式如下：</w:t>
      </w:r>
    </w:p>
    <w:p w14:paraId="0BF700CD" w14:textId="77777777" w:rsidR="0042137D" w:rsidRPr="004819ED" w:rsidRDefault="00000000">
      <w:pPr>
        <w:pStyle w:val="Af2"/>
        <w:ind w:firstLineChars="200" w:firstLine="420"/>
        <w:rPr>
          <w:rFonts w:ascii="楷体" w:eastAsia="楷体" w:hAnsi="楷体" w:cs="楷体" w:hint="eastAsia"/>
          <w:color w:val="auto"/>
          <w:sz w:val="21"/>
        </w:rPr>
      </w:pPr>
      <m:oMathPara>
        <m:oMath>
          <m:sSub>
            <m:sSubPr>
              <m:ctrlPr>
                <w:rPr>
                  <w:rFonts w:ascii="Cambria Math" w:eastAsia="宋体" w:hAnsi="Times New Roman" w:cs="Times New Roman"/>
                  <w:i/>
                  <w:color w:val="auto"/>
                  <w:sz w:val="21"/>
                </w:rPr>
              </m:ctrlPr>
            </m:sSubPr>
            <m:e>
              <m:r>
                <w:rPr>
                  <w:rFonts w:ascii="Cambria Math" w:eastAsia="宋体" w:hAnsi="Times New Roman" w:cs="Times New Roman"/>
                  <w:color w:val="auto"/>
                  <w:sz w:val="21"/>
                </w:rPr>
                <m:t>I</m:t>
              </m:r>
            </m:e>
            <m:sub>
              <m:r>
                <w:rPr>
                  <w:rFonts w:ascii="Cambria Math" w:eastAsia="宋体" w:hAnsi="Times New Roman" w:cs="Times New Roman"/>
                  <w:color w:val="auto"/>
                  <w:sz w:val="21"/>
                </w:rPr>
                <m:t>O</m:t>
              </m:r>
            </m:sub>
          </m:sSub>
          <m:d>
            <m:dPr>
              <m:ctrlPr>
                <w:rPr>
                  <w:rFonts w:ascii="Cambria Math" w:eastAsia="宋体" w:hAnsi="Times New Roman" w:cs="Times New Roman"/>
                  <w:i/>
                  <w:color w:val="auto"/>
                  <w:sz w:val="21"/>
                </w:rPr>
              </m:ctrlPr>
            </m:dPr>
            <m:e>
              <m:sSubSup>
                <m:sSubSupPr>
                  <m:ctrlPr>
                    <w:rPr>
                      <w:rFonts w:ascii="Cambria Math" w:eastAsia="宋体" w:hAnsi="Times New Roman" w:cs="Times New Roman"/>
                      <w:i/>
                      <w:color w:val="auto"/>
                      <w:sz w:val="21"/>
                    </w:rPr>
                  </m:ctrlPr>
                </m:sSubSupPr>
                <m:e>
                  <m:r>
                    <w:rPr>
                      <w:rFonts w:ascii="Cambria Math" w:eastAsia="宋体" w:hAnsi="Times New Roman" w:cs="Times New Roman"/>
                      <w:color w:val="auto"/>
                      <w:sz w:val="21"/>
                    </w:rPr>
                    <m:t>θ</m:t>
                  </m:r>
                </m:e>
                <m:sub>
                  <m:r>
                    <w:rPr>
                      <w:rFonts w:ascii="Cambria Math" w:eastAsia="宋体" w:hAnsi="Times New Roman" w:cs="Times New Roman"/>
                      <w:color w:val="auto"/>
                      <w:sz w:val="21"/>
                    </w:rPr>
                    <m:t>t</m:t>
                  </m:r>
                  <m:r>
                    <w:rPr>
                      <w:rFonts w:ascii="Cambria Math" w:eastAsia="宋体" w:hAnsi="Times New Roman" w:cs="Times New Roman"/>
                      <w:color w:val="auto"/>
                      <w:sz w:val="21"/>
                    </w:rPr>
                    <m:t>-</m:t>
                  </m:r>
                  <m:r>
                    <w:rPr>
                      <w:rFonts w:ascii="Cambria Math" w:eastAsia="宋体" w:hAnsi="Times New Roman" w:cs="Times New Roman"/>
                      <w:color w:val="auto"/>
                      <w:sz w:val="21"/>
                    </w:rPr>
                    <m:t>1,</m:t>
                  </m:r>
                  <m:sSub>
                    <m:sSubPr>
                      <m:ctrlPr>
                        <w:rPr>
                          <w:rFonts w:ascii="Cambria Math" w:eastAsia="宋体" w:hAnsi="Times New Roman" w:cs="Times New Roman"/>
                          <w:i/>
                          <w:color w:val="auto"/>
                          <w:sz w:val="21"/>
                        </w:rPr>
                      </m:ctrlPr>
                    </m:sSubPr>
                    <m:e>
                      <m:r>
                        <w:rPr>
                          <w:rFonts w:ascii="Cambria Math" w:eastAsia="宋体" w:hAnsi="Times New Roman" w:cs="Times New Roman"/>
                          <w:color w:val="auto"/>
                          <w:sz w:val="21"/>
                        </w:rPr>
                        <m:t>σ</m:t>
                      </m:r>
                    </m:e>
                    <m:sub>
                      <m:r>
                        <w:rPr>
                          <w:rFonts w:ascii="Cambria Math" w:eastAsia="宋体" w:hAnsi="Times New Roman" w:cs="Times New Roman"/>
                          <w:color w:val="auto"/>
                          <w:sz w:val="21"/>
                        </w:rPr>
                        <m:t>j</m:t>
                      </m:r>
                    </m:sub>
                  </m:sSub>
                </m:sub>
                <m:sup>
                  <m:r>
                    <w:rPr>
                      <w:rFonts w:ascii="Cambria Math" w:eastAsia="宋体" w:hAnsi="Times New Roman" w:cs="Times New Roman"/>
                      <w:color w:val="auto"/>
                      <w:sz w:val="21"/>
                    </w:rPr>
                    <m:t>K,m</m:t>
                  </m:r>
                </m:sup>
              </m:sSubSup>
              <m:r>
                <m:rPr>
                  <m:scr m:val="script"/>
                </m:rPr>
                <w:rPr>
                  <w:rFonts w:ascii="Cambria Math" w:eastAsia="宋体" w:hAnsi="Times New Roman" w:cs="Times New Roman"/>
                  <w:color w:val="auto"/>
                  <w:sz w:val="21"/>
                </w:rPr>
                <m:t>;D</m:t>
              </m:r>
            </m:e>
          </m:d>
          <m:r>
            <w:rPr>
              <w:rFonts w:ascii="Cambria Math" w:eastAsia="宋体" w:hAnsi="Times New Roman" w:cs="Times New Roman"/>
              <w:color w:val="auto"/>
              <w:sz w:val="21"/>
            </w:rPr>
            <m:t>=</m:t>
          </m:r>
          <m:d>
            <m:dPr>
              <m:begChr m:val="|"/>
              <m:endChr m:val="|"/>
              <m:ctrlPr>
                <w:rPr>
                  <w:rFonts w:ascii="Cambria Math" w:eastAsia="宋体" w:hAnsi="Times New Roman" w:cs="Times New Roman"/>
                  <w:i/>
                  <w:color w:val="auto"/>
                  <w:sz w:val="21"/>
                </w:rPr>
              </m:ctrlPr>
            </m:dPr>
            <m:e>
              <m:d>
                <m:dPr>
                  <m:ctrlPr>
                    <w:rPr>
                      <w:rFonts w:ascii="Cambria Math" w:eastAsia="宋体" w:hAnsi="Times New Roman" w:cs="Times New Roman"/>
                      <w:i/>
                      <w:color w:val="auto"/>
                      <w:sz w:val="21"/>
                    </w:rPr>
                  </m:ctrlPr>
                </m:dPr>
                <m:e>
                  <m:sSubSup>
                    <m:sSubSupPr>
                      <m:ctrlPr>
                        <w:rPr>
                          <w:rFonts w:ascii="Cambria Math" w:eastAsia="宋体" w:hAnsi="Times New Roman" w:cs="Times New Roman"/>
                          <w:i/>
                          <w:color w:val="auto"/>
                          <w:sz w:val="21"/>
                        </w:rPr>
                      </m:ctrlPr>
                    </m:sSubSupPr>
                    <m:e>
                      <m:r>
                        <w:rPr>
                          <w:rFonts w:ascii="Cambria Math" w:eastAsia="宋体" w:hAnsi="Times New Roman" w:cs="Times New Roman"/>
                          <w:color w:val="auto"/>
                          <w:sz w:val="21"/>
                        </w:rPr>
                        <m:t>θ</m:t>
                      </m:r>
                    </m:e>
                    <m:sub>
                      <m:r>
                        <w:rPr>
                          <w:rFonts w:ascii="Cambria Math" w:eastAsia="宋体" w:hAnsi="Times New Roman" w:cs="Times New Roman"/>
                          <w:color w:val="auto"/>
                          <w:sz w:val="21"/>
                        </w:rPr>
                        <m:t>t</m:t>
                      </m:r>
                      <m:r>
                        <w:rPr>
                          <w:rFonts w:ascii="Cambria Math" w:eastAsia="宋体" w:hAnsi="Times New Roman" w:cs="Times New Roman"/>
                          <w:color w:val="auto"/>
                          <w:sz w:val="21"/>
                        </w:rPr>
                        <m:t>-</m:t>
                      </m:r>
                      <m:r>
                        <w:rPr>
                          <w:rFonts w:ascii="Cambria Math" w:eastAsia="宋体" w:hAnsi="Times New Roman" w:cs="Times New Roman"/>
                          <w:color w:val="auto"/>
                          <w:sz w:val="21"/>
                        </w:rPr>
                        <m:t>1,</m:t>
                      </m:r>
                      <m:sSub>
                        <m:sSubPr>
                          <m:ctrlPr>
                            <w:rPr>
                              <w:rFonts w:ascii="Cambria Math" w:eastAsia="宋体" w:hAnsi="Times New Roman" w:cs="Times New Roman"/>
                              <w:i/>
                              <w:color w:val="auto"/>
                              <w:sz w:val="21"/>
                            </w:rPr>
                          </m:ctrlPr>
                        </m:sSubPr>
                        <m:e>
                          <m:r>
                            <w:rPr>
                              <w:rFonts w:ascii="Cambria Math" w:eastAsia="宋体" w:hAnsi="Times New Roman" w:cs="Times New Roman"/>
                              <w:color w:val="auto"/>
                              <w:sz w:val="21"/>
                            </w:rPr>
                            <m:t>σ</m:t>
                          </m:r>
                        </m:e>
                        <m:sub>
                          <m:r>
                            <w:rPr>
                              <w:rFonts w:ascii="Cambria Math" w:eastAsia="宋体" w:hAnsi="Times New Roman" w:cs="Times New Roman"/>
                              <w:color w:val="auto"/>
                              <w:sz w:val="21"/>
                            </w:rPr>
                            <m:t>j</m:t>
                          </m:r>
                        </m:sub>
                      </m:sSub>
                    </m:sub>
                    <m:sup>
                      <m:r>
                        <w:rPr>
                          <w:rFonts w:ascii="Cambria Math" w:eastAsia="宋体" w:hAnsi="Times New Roman" w:cs="Times New Roman"/>
                          <w:color w:val="auto"/>
                          <w:sz w:val="21"/>
                        </w:rPr>
                        <m:t>K,m</m:t>
                      </m:r>
                    </m:sup>
                  </m:sSubSup>
                  <m:r>
                    <w:rPr>
                      <w:rFonts w:ascii="Cambria Math" w:eastAsia="宋体" w:hAnsi="Times New Roman" w:cs="Times New Roman"/>
                      <w:color w:val="auto"/>
                      <w:sz w:val="21"/>
                    </w:rPr>
                    <m:t>-</m:t>
                  </m:r>
                  <m:sSubSup>
                    <m:sSubSupPr>
                      <m:ctrlPr>
                        <w:rPr>
                          <w:rFonts w:ascii="Cambria Math" w:eastAsia="宋体" w:hAnsi="Times New Roman" w:cs="Times New Roman"/>
                          <w:i/>
                          <w:color w:val="auto"/>
                          <w:sz w:val="21"/>
                        </w:rPr>
                      </m:ctrlPr>
                    </m:sSubSupPr>
                    <m:e>
                      <m:r>
                        <w:rPr>
                          <w:rFonts w:ascii="Cambria Math" w:eastAsia="宋体" w:hAnsi="Times New Roman" w:cs="Times New Roman"/>
                          <w:color w:val="auto"/>
                          <w:sz w:val="21"/>
                        </w:rPr>
                        <m:t>θ</m:t>
                      </m:r>
                    </m:e>
                    <m:sub>
                      <m:r>
                        <w:rPr>
                          <w:rFonts w:ascii="Cambria Math" w:eastAsia="宋体" w:hAnsi="Times New Roman" w:cs="Times New Roman"/>
                          <w:color w:val="auto"/>
                          <w:sz w:val="21"/>
                        </w:rPr>
                        <m:t>t,</m:t>
                      </m:r>
                      <m:sSub>
                        <m:sSubPr>
                          <m:ctrlPr>
                            <w:rPr>
                              <w:rFonts w:ascii="Cambria Math" w:eastAsia="宋体" w:hAnsi="Times New Roman" w:cs="Times New Roman"/>
                              <w:i/>
                              <w:color w:val="auto"/>
                              <w:sz w:val="21"/>
                            </w:rPr>
                          </m:ctrlPr>
                        </m:sSubPr>
                        <m:e>
                          <m:r>
                            <w:rPr>
                              <w:rFonts w:ascii="Cambria Math" w:eastAsia="宋体" w:hAnsi="Times New Roman" w:cs="Times New Roman"/>
                              <w:color w:val="auto"/>
                              <w:sz w:val="21"/>
                            </w:rPr>
                            <m:t>σ</m:t>
                          </m:r>
                        </m:e>
                        <m:sub>
                          <m:r>
                            <w:rPr>
                              <w:rFonts w:ascii="Cambria Math" w:eastAsia="宋体" w:hAnsi="Times New Roman" w:cs="Times New Roman"/>
                              <w:color w:val="auto"/>
                              <w:sz w:val="21"/>
                            </w:rPr>
                            <m:t>j</m:t>
                          </m:r>
                          <m:r>
                            <w:rPr>
                              <w:rFonts w:ascii="Cambria Math" w:eastAsia="宋体" w:hAnsi="Times New Roman" w:cs="Times New Roman"/>
                              <w:color w:val="auto"/>
                              <w:sz w:val="21"/>
                            </w:rPr>
                            <m:t>-</m:t>
                          </m:r>
                          <m:r>
                            <w:rPr>
                              <w:rFonts w:ascii="Cambria Math" w:eastAsia="宋体" w:hAnsi="Times New Roman" w:cs="Times New Roman"/>
                              <w:color w:val="auto"/>
                              <w:sz w:val="21"/>
                            </w:rPr>
                            <m:t>1</m:t>
                          </m:r>
                        </m:sub>
                      </m:sSub>
                    </m:sub>
                    <m:sup>
                      <m:r>
                        <w:rPr>
                          <w:rFonts w:ascii="Cambria Math" w:eastAsia="宋体" w:hAnsi="Times New Roman" w:cs="Times New Roman"/>
                          <w:color w:val="auto"/>
                          <w:sz w:val="21"/>
                        </w:rPr>
                        <m:t>K,m</m:t>
                      </m:r>
                    </m:sup>
                  </m:sSubSup>
                  <m:ctrlPr>
                    <w:rPr>
                      <w:rFonts w:ascii="Cambria Math" w:eastAsia="宋体" w:hAnsi="Cambria Math" w:cs="Times New Roman"/>
                      <w:i/>
                      <w:color w:val="auto"/>
                      <w:sz w:val="21"/>
                    </w:rPr>
                  </m:ctrlPr>
                </m:e>
              </m:d>
              <m:r>
                <w:rPr>
                  <w:rFonts w:ascii="Cambria Math" w:eastAsia="宋体" w:hAnsi="Cambria Math" w:cs="Cambria Math"/>
                  <w:color w:val="auto"/>
                  <w:sz w:val="21"/>
                </w:rPr>
                <m:t>⋅</m:t>
              </m:r>
              <m:sSubSup>
                <m:sSubSupPr>
                  <m:ctrlPr>
                    <w:rPr>
                      <w:rFonts w:ascii="Cambria Math" w:eastAsia="宋体" w:hAnsi="Times New Roman" w:cs="Times New Roman"/>
                      <w:i/>
                      <w:color w:val="auto"/>
                      <w:sz w:val="21"/>
                    </w:rPr>
                  </m:ctrlPr>
                </m:sSubSupPr>
                <m:e>
                  <m:r>
                    <w:rPr>
                      <w:rFonts w:ascii="Cambria Math" w:eastAsia="宋体" w:hAnsi="Times New Roman" w:cs="Times New Roman"/>
                      <w:color w:val="auto"/>
                      <w:sz w:val="21"/>
                    </w:rPr>
                    <m:t>θ</m:t>
                  </m:r>
                </m:e>
                <m:sub>
                  <m:r>
                    <w:rPr>
                      <w:rFonts w:ascii="Cambria Math" w:eastAsia="宋体" w:hAnsi="Times New Roman" w:cs="Times New Roman"/>
                      <w:color w:val="auto"/>
                      <w:sz w:val="21"/>
                    </w:rPr>
                    <m:t>t</m:t>
                  </m:r>
                  <m:r>
                    <w:rPr>
                      <w:rFonts w:ascii="Cambria Math" w:eastAsia="宋体" w:hAnsi="Times New Roman" w:cs="Times New Roman"/>
                      <w:color w:val="auto"/>
                      <w:sz w:val="21"/>
                    </w:rPr>
                    <m:t>-</m:t>
                  </m:r>
                  <m:r>
                    <w:rPr>
                      <w:rFonts w:ascii="Cambria Math" w:eastAsia="宋体" w:hAnsi="Times New Roman" w:cs="Times New Roman"/>
                      <w:color w:val="auto"/>
                      <w:sz w:val="21"/>
                    </w:rPr>
                    <m:t>1,</m:t>
                  </m:r>
                  <m:sSub>
                    <m:sSubPr>
                      <m:ctrlPr>
                        <w:rPr>
                          <w:rFonts w:ascii="Cambria Math" w:eastAsia="宋体" w:hAnsi="Times New Roman" w:cs="Times New Roman"/>
                          <w:i/>
                          <w:color w:val="auto"/>
                          <w:sz w:val="21"/>
                        </w:rPr>
                      </m:ctrlPr>
                    </m:sSubPr>
                    <m:e>
                      <m:r>
                        <w:rPr>
                          <w:rFonts w:ascii="Cambria Math" w:eastAsia="宋体" w:hAnsi="Times New Roman" w:cs="Times New Roman"/>
                          <w:color w:val="auto"/>
                          <w:sz w:val="21"/>
                        </w:rPr>
                        <m:t>σ</m:t>
                      </m:r>
                    </m:e>
                    <m:sub>
                      <m:r>
                        <w:rPr>
                          <w:rFonts w:ascii="Cambria Math" w:eastAsia="宋体" w:hAnsi="Times New Roman" w:cs="Times New Roman"/>
                          <w:color w:val="auto"/>
                          <w:sz w:val="21"/>
                        </w:rPr>
                        <m:t>j</m:t>
                      </m:r>
                    </m:sub>
                  </m:sSub>
                </m:sub>
                <m:sup>
                  <m:r>
                    <w:rPr>
                      <w:rFonts w:ascii="Cambria Math" w:eastAsia="宋体" w:hAnsi="Times New Roman" w:cs="Times New Roman"/>
                      <w:color w:val="auto"/>
                      <w:sz w:val="21"/>
                    </w:rPr>
                    <m:t>K,m</m:t>
                  </m:r>
                </m:sup>
              </m:sSubSup>
              <m:ctrlPr>
                <w:rPr>
                  <w:rFonts w:ascii="Cambria Math" w:eastAsia="宋体" w:hAnsi="Cambria Math" w:cs="Times New Roman"/>
                  <w:i/>
                  <w:color w:val="auto"/>
                  <w:sz w:val="21"/>
                </w:rPr>
              </m:ctrlPr>
            </m:e>
          </m:d>
          <m:r>
            <w:rPr>
              <w:rFonts w:ascii="Cambria Math" w:eastAsia="宋体" w:hAnsi="Times New Roman" w:cs="Times New Roman"/>
              <w:color w:val="auto"/>
              <w:sz w:val="21"/>
            </w:rPr>
            <m:t>,</m:t>
          </m:r>
        </m:oMath>
      </m:oMathPara>
    </w:p>
    <w:p w14:paraId="1DE6607D" w14:textId="77777777" w:rsidR="0042137D" w:rsidRPr="004819ED" w:rsidRDefault="00000000">
      <w:pPr>
        <w:pStyle w:val="Af2"/>
        <w:ind w:firstLineChars="200" w:firstLine="480"/>
        <w:rPr>
          <w:rFonts w:ascii="楷体" w:eastAsia="楷体" w:hAnsi="楷体" w:cs="楷体" w:hint="eastAsia"/>
        </w:rPr>
      </w:pPr>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O</m:t>
            </m:r>
          </m:sub>
        </m:sSub>
        <m:r>
          <w:rPr>
            <w:rFonts w:ascii="Cambria Math" w:eastAsia="楷体" w:hAnsi="楷体" w:cs="楷体"/>
          </w:rPr>
          <m:t>(</m:t>
        </m:r>
        <m:r>
          <w:rPr>
            <w:rFonts w:ascii="Cambria Math" w:eastAsia="楷体" w:hAnsi="Cambria Math" w:cs="Cambria Math"/>
          </w:rPr>
          <m:t>⋅</m:t>
        </m:r>
        <m:r>
          <w:rPr>
            <w:rFonts w:ascii="Cambria Math" w:eastAsia="楷体" w:hAnsi="楷体" w:cs="楷体"/>
          </w:rPr>
          <m:t>)</m:t>
        </m:r>
      </m:oMath>
      <w:r w:rsidRPr="004819ED">
        <w:rPr>
          <w:rFonts w:ascii="楷体" w:eastAsia="楷体" w:hAnsi="楷体" w:cs="楷体"/>
        </w:rPr>
        <w:t>表示在整体数据集</w:t>
      </w:r>
      <m:oMath>
        <m:r>
          <m:rPr>
            <m:scr m:val="script"/>
          </m:rPr>
          <w:rPr>
            <w:rFonts w:ascii="Cambria Math" w:eastAsia="楷体" w:hAnsi="楷体" w:cs="楷体"/>
          </w:rPr>
          <m:t>D</m:t>
        </m:r>
      </m:oMath>
      <w:r w:rsidRPr="004819ED">
        <w:rPr>
          <w:rFonts w:ascii="楷体" w:eastAsia="楷体" w:hAnsi="楷体" w:cs="楷体"/>
        </w:rPr>
        <w:t>下，客户端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本地模型中索引为</w:t>
      </w:r>
      <m:oMath>
        <m:r>
          <w:rPr>
            <w:rFonts w:ascii="Cambria Math" w:eastAsia="楷体" w:hAnsi="楷体" w:cs="楷体"/>
          </w:rPr>
          <m:t>m</m:t>
        </m:r>
      </m:oMath>
      <w:r w:rsidRPr="004819ED">
        <w:rPr>
          <w:rFonts w:ascii="楷体" w:eastAsia="楷体" w:hAnsi="楷体" w:cs="楷体"/>
        </w:rPr>
        <w:t>的参数</w:t>
      </w:r>
      <m:oMath>
        <m:sSubSup>
          <m:sSubSupPr>
            <m:ctrlPr>
              <w:rPr>
                <w:rFonts w:ascii="Cambria Math" w:eastAsia="楷体" w:hAnsi="Cambria Math" w:cs="楷体"/>
                <w:i/>
              </w:rPr>
            </m:ctrlPr>
          </m:sSubSupPr>
          <m:e>
            <m:r>
              <w:rPr>
                <w:rFonts w:ascii="Cambria Math" w:eastAsia="楷体" w:hAnsi="Cambria Math" w:cs="楷体"/>
              </w:rPr>
              <m:t>θ</m:t>
            </m:r>
          </m:e>
          <m:sub>
            <m:r>
              <w:rPr>
                <w:rFonts w:ascii="Cambria Math" w:eastAsia="楷体" w:hAnsi="Cambria Math" w:cs="楷体"/>
              </w:rPr>
              <m:t>t-1,</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sub>
          <m:sup>
            <m:r>
              <w:rPr>
                <w:rFonts w:ascii="Cambria Math" w:eastAsia="楷体" w:hAnsi="Cambria Math" w:cs="楷体"/>
              </w:rPr>
              <m:t>K,m</m:t>
            </m:r>
          </m:sup>
        </m:sSubSup>
      </m:oMath>
      <w:r w:rsidRPr="004819ED">
        <w:rPr>
          <w:rFonts w:ascii="楷体" w:eastAsia="楷体" w:hAnsi="楷体" w:cs="楷体"/>
        </w:rPr>
        <w:t>用于个性化的重要性程度</w:t>
      </w:r>
      <w:r w:rsidRPr="004819ED">
        <w:rPr>
          <w:rFonts w:ascii="楷体" w:eastAsia="楷体" w:hAnsi="楷体" w:cs="楷体" w:hint="eastAsia"/>
        </w:rPr>
        <w:t>，</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oMath>
      <w:r w:rsidRPr="004819ED">
        <w:rPr>
          <w:rFonts w:ascii="楷体" w:eastAsia="楷体" w:hAnsi="楷体" w:cs="楷体"/>
        </w:rPr>
        <w:t>是第</w:t>
      </w:r>
      <m:oMath>
        <m:r>
          <w:rPr>
            <w:rFonts w:ascii="Cambria Math" w:eastAsia="楷体" w:hAnsi="楷体" w:cs="楷体"/>
          </w:rPr>
          <m:t>t</m:t>
        </m:r>
        <m:r>
          <w:rPr>
            <w:rFonts w:ascii="Cambria Math" w:eastAsia="楷体" w:hAnsi="Cambria Math" w:cs="Cambria Math"/>
          </w:rPr>
          <m:t>-</m:t>
        </m:r>
        <m:r>
          <w:rPr>
            <w:rFonts w:ascii="Cambria Math" w:eastAsia="楷体" w:hAnsi="楷体" w:cs="楷体"/>
          </w:rPr>
          <m:t>1</m:t>
        </m:r>
      </m:oMath>
      <w:r w:rsidRPr="004819ED">
        <w:rPr>
          <w:rFonts w:ascii="楷体" w:eastAsia="楷体" w:hAnsi="楷体" w:cs="楷体"/>
        </w:rPr>
        <w:t>轮次客户端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完成</w:t>
      </w:r>
      <m:oMath>
        <m:r>
          <w:rPr>
            <w:rFonts w:ascii="Cambria Math" w:eastAsia="楷体" w:hAnsi="楷体" w:cs="楷体"/>
          </w:rPr>
          <m:t>K</m:t>
        </m:r>
      </m:oMath>
      <w:r w:rsidRPr="004819ED">
        <w:rPr>
          <w:rFonts w:ascii="楷体" w:eastAsia="楷体" w:hAnsi="楷体" w:cs="楷体"/>
        </w:rPr>
        <w:t>次本地训练后，索引为</w:t>
      </w:r>
      <m:oMath>
        <m:r>
          <w:rPr>
            <w:rFonts w:ascii="Cambria Math" w:eastAsia="楷体" w:hAnsi="楷体" w:cs="楷体"/>
          </w:rPr>
          <m:t>m</m:t>
        </m:r>
      </m:oMath>
      <w:r w:rsidRPr="004819ED">
        <w:rPr>
          <w:rFonts w:ascii="楷体" w:eastAsia="楷体" w:hAnsi="楷体" w:cs="楷体"/>
        </w:rPr>
        <w:t>的参数，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oMath>
      <w:r w:rsidRPr="004819ED">
        <w:rPr>
          <w:rFonts w:ascii="楷体" w:eastAsia="楷体" w:hAnsi="楷体" w:cs="楷体"/>
        </w:rPr>
        <w:t>是第</w:t>
      </w:r>
      <m:oMath>
        <m:r>
          <w:rPr>
            <w:rFonts w:ascii="Cambria Math" w:eastAsia="楷体" w:hAnsi="楷体" w:cs="楷体"/>
          </w:rPr>
          <m:t>t</m:t>
        </m:r>
      </m:oMath>
      <w:r w:rsidRPr="004819ED">
        <w:rPr>
          <w:rFonts w:ascii="楷体" w:eastAsia="楷体" w:hAnsi="楷体" w:cs="楷体"/>
        </w:rPr>
        <w:t>轮次客户端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oMath>
      <w:r w:rsidRPr="004819ED">
        <w:rPr>
          <w:rFonts w:ascii="楷体" w:eastAsia="楷体" w:hAnsi="楷体" w:cs="楷体"/>
        </w:rPr>
        <w:t>完成K次本地训练后，索引为</w:t>
      </w:r>
      <m:oMath>
        <m:r>
          <w:rPr>
            <w:rFonts w:ascii="Cambria Math" w:eastAsia="楷体" w:hAnsi="楷体" w:cs="楷体"/>
          </w:rPr>
          <m:t>m</m:t>
        </m:r>
      </m:oMath>
      <w:r w:rsidRPr="004819ED">
        <w:rPr>
          <w:rFonts w:ascii="楷体" w:eastAsia="楷体" w:hAnsi="楷体" w:cs="楷体"/>
        </w:rPr>
        <w:t>的参数</w:t>
      </w:r>
      <w:r w:rsidRPr="004819ED">
        <w:rPr>
          <w:rFonts w:ascii="楷体" w:eastAsia="楷体" w:hAnsi="楷体" w:cs="楷体" w:hint="eastAsia"/>
        </w:rPr>
        <w:t>。</w:t>
      </w:r>
      <w:r w:rsidRPr="004819ED">
        <w:rPr>
          <w:rFonts w:ascii="楷体" w:eastAsia="楷体" w:hAnsi="楷体" w:cs="楷体"/>
        </w:rPr>
        <w:t>OBD评分</w:t>
      </w:r>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O</m:t>
            </m:r>
          </m:sub>
        </m:sSub>
        <m:r>
          <w:rPr>
            <w:rFonts w:ascii="Cambria Math" w:eastAsia="楷体" w:hAnsi="楷体" w:cs="楷体"/>
          </w:rPr>
          <m:t>(</m:t>
        </m:r>
        <m:r>
          <w:rPr>
            <w:rFonts w:ascii="Cambria Math" w:eastAsia="楷体" w:hAnsi="Cambria Math" w:cs="Cambria Math"/>
          </w:rPr>
          <m:t>⋅</m:t>
        </m:r>
        <m:r>
          <w:rPr>
            <w:rFonts w:ascii="Cambria Math" w:eastAsia="楷体" w:hAnsi="楷体" w:cs="楷体"/>
          </w:rPr>
          <m:t>)</m:t>
        </m:r>
      </m:oMath>
      <w:r w:rsidRPr="004819ED">
        <w:rPr>
          <w:rFonts w:ascii="楷体" w:eastAsia="楷体" w:hAnsi="楷体" w:cs="楷体"/>
        </w:rPr>
        <w:t>较高的参数对模型核心架构的完整性具有关键支撑作用</w:t>
      </w:r>
      <w:r w:rsidRPr="004819ED">
        <w:rPr>
          <w:rFonts w:ascii="楷体" w:eastAsia="楷体" w:hAnsi="楷体" w:cs="楷体" w:hint="eastAsia"/>
        </w:rPr>
        <w:t>，</w:t>
      </w:r>
      <w:r w:rsidRPr="004819ED">
        <w:rPr>
          <w:rFonts w:ascii="楷体" w:eastAsia="楷体" w:hAnsi="楷体" w:cs="楷体"/>
        </w:rPr>
        <w:t>将此类高OBD评分参数保留为客户端的个性化参数，可有效避免因参数不当替换产生的累积误差，防止模型性能出现长期退化，保障全局训练的稳定性。</w:t>
      </w:r>
    </w:p>
    <w:bookmarkEnd w:id="20"/>
    <w:p w14:paraId="32280532" w14:textId="77777777" w:rsidR="0042137D" w:rsidRPr="004819ED" w:rsidRDefault="00000000">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rPr>
        <w:t>本发明的有益效果包括：</w:t>
      </w:r>
    </w:p>
    <w:p w14:paraId="5B0FD974" w14:textId="77777777" w:rsidR="0042137D" w:rsidRPr="004819ED" w:rsidRDefault="00000000">
      <w:pPr>
        <w:pStyle w:val="Af2"/>
        <w:ind w:firstLineChars="200" w:firstLine="480"/>
        <w:rPr>
          <w:rFonts w:ascii="楷体" w:eastAsia="楷体" w:hAnsi="楷体" w:hint="eastAsia"/>
          <w:lang w:val="zh-Hans"/>
        </w:rPr>
      </w:pPr>
      <w:r w:rsidRPr="004819ED">
        <w:rPr>
          <w:rFonts w:ascii="楷体" w:eastAsia="楷体" w:hAnsi="楷体" w:hint="eastAsia"/>
          <w:lang w:val="zh-Hans"/>
        </w:rPr>
        <w:t>本发明实现了在非独立同分布数据条件下的高效模型训练。通过将模型参数精确分离为共享参数和个性化参数，本发明能够显著缓解客户端间数据异质性带来的更新冲突，提升序列式联邦学习的训练稳定性，降低模型波动幅度，从而保证收敛过程的可靠性。实验结果表明，本发明在CIFAR10、CIFAR100、EMNIST、FMNIST、MEDMNISTA、MEDMNISTC、MNIST及SVHN等多种数据集上均优于传统SFL及现有最先进方法（SOTA），在多个数据集上实现Top-2及以上性能，尤其在CIFAR100数据集上准确率提升超过10%。此外，本发明通过基于梯度、费舍尔信息及OBD评分的元素级解耦机制，能够快速识别关键个性化参数，实现局部模型对客户端数据的精细适配，从而在仅需约100轮训练的情况下完成收敛，而传统SFL通常需要约250轮或更多。本发明兼顾了全局知识共享与个性化模型适配，既提升了模型准确率和收敛速度，又保证了训练过程的稳定性和可扩展性，具有显著的实用价值和推广潜力。</w:t>
      </w:r>
    </w:p>
    <w:p w14:paraId="50958D1D" w14:textId="77777777" w:rsidR="0042137D" w:rsidRPr="004819ED" w:rsidRDefault="00000000">
      <w:pPr>
        <w:pStyle w:val="11"/>
        <w:ind w:firstLine="0"/>
        <w:rPr>
          <w:rStyle w:val="af1"/>
          <w:rFonts w:ascii="楷体" w:eastAsia="楷体" w:hAnsi="楷体" w:hint="eastAsia"/>
          <w:b/>
          <w:bCs/>
        </w:rPr>
      </w:pPr>
      <w:r w:rsidRPr="004819ED">
        <w:rPr>
          <w:rStyle w:val="af1"/>
          <w:rFonts w:ascii="楷体" w:eastAsia="楷体" w:hAnsi="楷体" w:cs="楷体"/>
          <w:b/>
          <w:bCs/>
        </w:rPr>
        <w:t>附图说明</w:t>
      </w:r>
    </w:p>
    <w:p w14:paraId="6420496B" w14:textId="77777777" w:rsidR="0042137D" w:rsidRPr="004819ED" w:rsidRDefault="00000000">
      <w:pPr>
        <w:pStyle w:val="Af2"/>
        <w:ind w:firstLineChars="200" w:firstLine="480"/>
        <w:rPr>
          <w:rStyle w:val="af1"/>
          <w:rFonts w:ascii="楷体" w:eastAsia="楷体" w:hAnsi="楷体" w:cs="楷体" w:hint="eastAsia"/>
        </w:rPr>
      </w:pPr>
      <w:r w:rsidRPr="004819ED">
        <w:rPr>
          <w:rStyle w:val="af1"/>
          <w:rFonts w:ascii="楷体" w:eastAsia="楷体" w:hAnsi="楷体" w:cs="楷体" w:hint="eastAsia"/>
        </w:rPr>
        <w:t>图1为本申请实施例涉及的一种面向数据异构的元素级顺序解耦联邦学习方法框架图。</w:t>
      </w:r>
    </w:p>
    <w:p w14:paraId="3143494A" w14:textId="102E8623" w:rsidR="004819ED" w:rsidRPr="004819ED" w:rsidRDefault="00000000">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rPr>
        <w:lastRenderedPageBreak/>
        <w:t>图2为本申请实施例</w:t>
      </w:r>
      <w:r w:rsidR="004819ED" w:rsidRPr="004819ED">
        <w:rPr>
          <w:rStyle w:val="af1"/>
          <w:rFonts w:ascii="楷体" w:eastAsia="楷体" w:hAnsi="楷体" w:cs="楷体" w:hint="eastAsia"/>
          <w:lang w:eastAsia="zh-CN"/>
        </w:rPr>
        <w:t>涉及的不同方法在</w:t>
      </w:r>
      <w:r w:rsidR="004819ED" w:rsidRPr="004819ED">
        <w:rPr>
          <w:rStyle w:val="af1"/>
          <w:rFonts w:ascii="楷体" w:eastAsia="楷体" w:hAnsi="楷体" w:cs="楷体" w:hint="eastAsia"/>
        </w:rPr>
        <w:t>CIFAR10</w:t>
      </w:r>
      <w:r w:rsidR="004819ED" w:rsidRPr="004819ED">
        <w:rPr>
          <w:rStyle w:val="af1"/>
          <w:rFonts w:ascii="楷体" w:eastAsia="楷体" w:hAnsi="楷体" w:cs="楷体" w:hint="eastAsia"/>
          <w:lang w:eastAsia="zh-CN"/>
        </w:rPr>
        <w:t>数据集上的收敛曲线。</w:t>
      </w:r>
    </w:p>
    <w:p w14:paraId="25D05BEB" w14:textId="4805571C" w:rsidR="004819ED" w:rsidRPr="004819ED" w:rsidRDefault="004819ED">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lang w:eastAsia="zh-CN"/>
        </w:rPr>
        <w:t>图3为本申请实施例涉及的不同方法在</w:t>
      </w:r>
      <w:r w:rsidRPr="004819ED">
        <w:rPr>
          <w:rStyle w:val="af1"/>
          <w:rFonts w:ascii="楷体" w:eastAsia="楷体" w:hAnsi="楷体" w:cs="楷体"/>
          <w:lang w:eastAsia="zh-CN"/>
        </w:rPr>
        <w:t>CIFAR100</w:t>
      </w:r>
      <w:r w:rsidRPr="004819ED">
        <w:rPr>
          <w:rStyle w:val="af1"/>
          <w:rFonts w:ascii="楷体" w:eastAsia="楷体" w:hAnsi="楷体" w:cs="楷体" w:hint="eastAsia"/>
          <w:lang w:eastAsia="zh-CN"/>
        </w:rPr>
        <w:t>数据集上的收敛曲线。</w:t>
      </w:r>
    </w:p>
    <w:p w14:paraId="4E689C34" w14:textId="53EE35F5" w:rsidR="004819ED" w:rsidRPr="004819ED" w:rsidRDefault="004819ED">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rPr>
        <w:t>图</w:t>
      </w:r>
      <w:r w:rsidRPr="004819ED">
        <w:rPr>
          <w:rStyle w:val="af1"/>
          <w:rFonts w:ascii="楷体" w:eastAsia="楷体" w:hAnsi="楷体" w:cs="楷体" w:hint="eastAsia"/>
          <w:lang w:eastAsia="zh-CN"/>
        </w:rPr>
        <w:t>4</w:t>
      </w:r>
      <w:r w:rsidRPr="004819ED">
        <w:rPr>
          <w:rStyle w:val="af1"/>
          <w:rFonts w:ascii="楷体" w:eastAsia="楷体" w:hAnsi="楷体" w:cs="楷体" w:hint="eastAsia"/>
        </w:rPr>
        <w:t>为本申请实施例涉及的不同方法在</w:t>
      </w:r>
      <w:r w:rsidRPr="004819ED">
        <w:rPr>
          <w:rStyle w:val="af1"/>
          <w:rFonts w:ascii="楷体" w:eastAsia="楷体" w:hAnsi="楷体" w:cs="楷体"/>
        </w:rPr>
        <w:t>EMNIST</w:t>
      </w:r>
      <w:r w:rsidRPr="004819ED">
        <w:rPr>
          <w:rStyle w:val="af1"/>
          <w:rFonts w:ascii="楷体" w:eastAsia="楷体" w:hAnsi="楷体" w:cs="楷体" w:hint="eastAsia"/>
        </w:rPr>
        <w:t>数据集上的收敛曲线。</w:t>
      </w:r>
    </w:p>
    <w:p w14:paraId="656C2BE1" w14:textId="4AA93F06" w:rsidR="004819ED" w:rsidRPr="004819ED" w:rsidRDefault="004819ED">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rPr>
        <w:t>图</w:t>
      </w:r>
      <w:r w:rsidRPr="004819ED">
        <w:rPr>
          <w:rStyle w:val="af1"/>
          <w:rFonts w:ascii="楷体" w:eastAsia="楷体" w:hAnsi="楷体" w:cs="楷体" w:hint="eastAsia"/>
          <w:lang w:eastAsia="zh-CN"/>
        </w:rPr>
        <w:t>5</w:t>
      </w:r>
      <w:r w:rsidRPr="004819ED">
        <w:rPr>
          <w:rStyle w:val="af1"/>
          <w:rFonts w:ascii="楷体" w:eastAsia="楷体" w:hAnsi="楷体" w:cs="楷体" w:hint="eastAsia"/>
        </w:rPr>
        <w:t>为本申请实施例涉及的不同方法在</w:t>
      </w:r>
      <w:r w:rsidRPr="004819ED">
        <w:rPr>
          <w:rStyle w:val="af1"/>
          <w:rFonts w:ascii="楷体" w:eastAsia="楷体" w:hAnsi="楷体" w:cs="楷体"/>
        </w:rPr>
        <w:t>FMNIST</w:t>
      </w:r>
      <w:r w:rsidRPr="004819ED">
        <w:rPr>
          <w:rStyle w:val="af1"/>
          <w:rFonts w:ascii="楷体" w:eastAsia="楷体" w:hAnsi="楷体" w:cs="楷体" w:hint="eastAsia"/>
        </w:rPr>
        <w:t>数据集上的收敛曲线。</w:t>
      </w:r>
    </w:p>
    <w:p w14:paraId="52FB5403" w14:textId="55D2C063" w:rsidR="004819ED" w:rsidRPr="004819ED" w:rsidRDefault="004819ED">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lang w:eastAsia="zh-CN"/>
        </w:rPr>
        <w:t>图6为本申请实施例涉及的不同方法在</w:t>
      </w:r>
      <w:r w:rsidRPr="004819ED">
        <w:rPr>
          <w:rStyle w:val="af1"/>
          <w:rFonts w:ascii="楷体" w:eastAsia="楷体" w:hAnsi="楷体" w:cs="楷体"/>
          <w:lang w:eastAsia="zh-CN"/>
        </w:rPr>
        <w:t>MEDMNISTA</w:t>
      </w:r>
      <w:r w:rsidRPr="004819ED">
        <w:rPr>
          <w:rStyle w:val="af1"/>
          <w:rFonts w:ascii="楷体" w:eastAsia="楷体" w:hAnsi="楷体" w:cs="楷体" w:hint="eastAsia"/>
          <w:lang w:eastAsia="zh-CN"/>
        </w:rPr>
        <w:t>数据集上的收敛曲线。</w:t>
      </w:r>
    </w:p>
    <w:p w14:paraId="493A5DD3" w14:textId="438FA862" w:rsidR="004819ED" w:rsidRPr="004819ED" w:rsidRDefault="004819ED">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lang w:eastAsia="zh-CN"/>
        </w:rPr>
        <w:t>图7为本申请实施例涉及的不同方法在</w:t>
      </w:r>
      <w:r w:rsidRPr="004819ED">
        <w:rPr>
          <w:rStyle w:val="af1"/>
          <w:rFonts w:ascii="楷体" w:eastAsia="楷体" w:hAnsi="楷体" w:cs="楷体"/>
          <w:lang w:eastAsia="zh-CN"/>
        </w:rPr>
        <w:t>MEDMNISTC</w:t>
      </w:r>
      <w:r w:rsidRPr="004819ED">
        <w:rPr>
          <w:rStyle w:val="af1"/>
          <w:rFonts w:ascii="楷体" w:eastAsia="楷体" w:hAnsi="楷体" w:cs="楷体" w:hint="eastAsia"/>
          <w:lang w:eastAsia="zh-CN"/>
        </w:rPr>
        <w:t>数据集上的收敛曲线。</w:t>
      </w:r>
    </w:p>
    <w:p w14:paraId="2660A404" w14:textId="335EA4BE" w:rsidR="004819ED" w:rsidRPr="004819ED" w:rsidRDefault="004819ED">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rPr>
        <w:t>图</w:t>
      </w:r>
      <w:r w:rsidRPr="004819ED">
        <w:rPr>
          <w:rStyle w:val="af1"/>
          <w:rFonts w:ascii="楷体" w:eastAsia="楷体" w:hAnsi="楷体" w:cs="楷体" w:hint="eastAsia"/>
          <w:lang w:eastAsia="zh-CN"/>
        </w:rPr>
        <w:t>8</w:t>
      </w:r>
      <w:r w:rsidRPr="004819ED">
        <w:rPr>
          <w:rStyle w:val="af1"/>
          <w:rFonts w:ascii="楷体" w:eastAsia="楷体" w:hAnsi="楷体" w:cs="楷体" w:hint="eastAsia"/>
        </w:rPr>
        <w:t>为本申请实施例涉及的不同方法在</w:t>
      </w:r>
      <w:r w:rsidRPr="004819ED">
        <w:rPr>
          <w:rStyle w:val="af1"/>
          <w:rFonts w:ascii="楷体" w:eastAsia="楷体" w:hAnsi="楷体" w:cs="楷体"/>
        </w:rPr>
        <w:t>MNIST</w:t>
      </w:r>
      <w:r w:rsidRPr="004819ED">
        <w:rPr>
          <w:rStyle w:val="af1"/>
          <w:rFonts w:ascii="楷体" w:eastAsia="楷体" w:hAnsi="楷体" w:cs="楷体" w:hint="eastAsia"/>
        </w:rPr>
        <w:t>数据集上的收敛曲线。</w:t>
      </w:r>
    </w:p>
    <w:p w14:paraId="6B8D2C81" w14:textId="6F04642A" w:rsidR="004819ED" w:rsidRPr="004819ED" w:rsidRDefault="004819ED">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rPr>
        <w:t>图</w:t>
      </w:r>
      <w:r w:rsidRPr="004819ED">
        <w:rPr>
          <w:rStyle w:val="af1"/>
          <w:rFonts w:ascii="楷体" w:eastAsia="楷体" w:hAnsi="楷体" w:cs="楷体" w:hint="eastAsia"/>
          <w:lang w:eastAsia="zh-CN"/>
        </w:rPr>
        <w:t>9</w:t>
      </w:r>
      <w:r w:rsidRPr="004819ED">
        <w:rPr>
          <w:rStyle w:val="af1"/>
          <w:rFonts w:ascii="楷体" w:eastAsia="楷体" w:hAnsi="楷体" w:cs="楷体" w:hint="eastAsia"/>
        </w:rPr>
        <w:t>为本申请实施例涉及的不同方法在</w:t>
      </w:r>
      <w:r w:rsidRPr="004819ED">
        <w:rPr>
          <w:rStyle w:val="af1"/>
          <w:rFonts w:ascii="楷体" w:eastAsia="楷体" w:hAnsi="楷体" w:cs="楷体"/>
        </w:rPr>
        <w:t>SVHN</w:t>
      </w:r>
      <w:r w:rsidRPr="004819ED">
        <w:rPr>
          <w:rStyle w:val="af1"/>
          <w:rFonts w:ascii="楷体" w:eastAsia="楷体" w:hAnsi="楷体" w:cs="楷体" w:hint="eastAsia"/>
        </w:rPr>
        <w:t>数据集上的收敛曲线。</w:t>
      </w:r>
    </w:p>
    <w:p w14:paraId="3B109A1E" w14:textId="77777777" w:rsidR="0042137D" w:rsidRPr="004819ED" w:rsidRDefault="00000000">
      <w:pPr>
        <w:pStyle w:val="Af2"/>
        <w:ind w:firstLine="0"/>
        <w:rPr>
          <w:rStyle w:val="af1"/>
          <w:rFonts w:ascii="楷体" w:eastAsia="楷体" w:hAnsi="楷体" w:hint="eastAsia"/>
        </w:rPr>
      </w:pPr>
      <w:r w:rsidRPr="004819ED">
        <w:rPr>
          <w:rStyle w:val="af1"/>
          <w:rFonts w:ascii="楷体" w:eastAsia="楷体" w:hAnsi="楷体" w:cs="楷体"/>
          <w:b/>
          <w:bCs/>
        </w:rPr>
        <w:t>具体实施方式</w:t>
      </w:r>
    </w:p>
    <w:p w14:paraId="06F53A1B" w14:textId="77777777" w:rsidR="0042137D" w:rsidRPr="004819ED" w:rsidRDefault="00000000">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rPr>
        <w:t>为使本申请实施例的目的、技术方案和优点更加清楚，下面将结合本申请实施例中附图，对本申请实施例中的技术方案进行清楚、完整地描述，显然，所描述的实施例仅是本申请一部分实施例，而不是全部的实施例。因此，以下对在附图中提供的本申请的实施例的详细描述并非旨在限制要求保护的本申请的范围，而是仅仅表示本申请的选定实施例。基于本申请的实施例，本领域技术人员在没有做出创造性劳动的前提下所获得的所有其他实施例，都属于本申请保护的范围。</w:t>
      </w:r>
    </w:p>
    <w:p w14:paraId="5741C7BF"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hint="eastAsia"/>
        </w:rPr>
        <w:t>此处</w:t>
      </w:r>
      <w:r w:rsidRPr="004819ED">
        <w:rPr>
          <w:rFonts w:ascii="楷体" w:eastAsia="楷体" w:hAnsi="楷体"/>
        </w:rPr>
        <w:t>将介绍序列联邦学习训练及个性化联邦学习中元素级模型解耦的预备知识。符号表示方面：标量用小写斜体字母表示，向量和集合分别用小写粗斜体字母和大写斜体字母表示，矩阵用大写粗斜体字母表示，符号</w:t>
      </w:r>
      <m:oMath>
        <m:r>
          <w:rPr>
            <w:rFonts w:ascii="Cambria Math" w:eastAsia="楷体" w:hAnsi="楷体"/>
          </w:rPr>
          <m:t>Δ</m:t>
        </m:r>
      </m:oMath>
      <w:r w:rsidRPr="004819ED">
        <w:rPr>
          <w:rFonts w:ascii="楷体" w:eastAsia="楷体" w:hAnsi="楷体"/>
        </w:rPr>
        <w:t>表示微分算子，</w:t>
      </w:r>
      <m:oMath>
        <m:r>
          <w:rPr>
            <w:rFonts w:ascii="Cambria Math" w:eastAsia="楷体" w:hAnsi="楷体"/>
          </w:rPr>
          <m:t>|</m:t>
        </m:r>
        <m:r>
          <w:rPr>
            <w:rFonts w:ascii="Cambria Math" w:eastAsia="楷体" w:hAnsi="Cambria Math" w:cs="Cambria Math"/>
          </w:rPr>
          <m:t>⋅</m:t>
        </m:r>
        <m:r>
          <w:rPr>
            <w:rFonts w:ascii="Cambria Math" w:eastAsia="楷体" w:hAnsi="楷体"/>
          </w:rPr>
          <m:t>|</m:t>
        </m:r>
      </m:oMath>
      <w:r w:rsidRPr="004819ED">
        <w:rPr>
          <w:rFonts w:ascii="楷体" w:eastAsia="楷体" w:hAnsi="楷体"/>
        </w:rPr>
        <w:t>和</w:t>
      </w:r>
      <m:oMath>
        <m:r>
          <w:rPr>
            <w:rFonts w:ascii="Cambria Math" w:eastAsia="楷体" w:hAnsi="楷体"/>
          </w:rPr>
          <m:t>‖</m:t>
        </m:r>
        <m:r>
          <w:rPr>
            <w:rFonts w:ascii="Cambria Math" w:eastAsia="楷体" w:hAnsi="Cambria Math" w:cs="Cambria Math"/>
          </w:rPr>
          <m:t>⋅</m:t>
        </m:r>
        <m:r>
          <w:rPr>
            <w:rFonts w:ascii="Cambria Math" w:eastAsia="楷体" w:hAnsi="楷体"/>
          </w:rPr>
          <m:t>‖</m:t>
        </m:r>
      </m:oMath>
      <w:r w:rsidRPr="004819ED">
        <w:rPr>
          <w:rFonts w:ascii="楷体" w:eastAsia="楷体" w:hAnsi="楷体"/>
        </w:rPr>
        <w:t>分别表示1-范数和2-范数。表1列出本文中所使用的数学符号如下：</w:t>
      </w:r>
    </w:p>
    <w:p w14:paraId="48172AE5" w14:textId="77777777" w:rsidR="0042137D" w:rsidRPr="004819ED" w:rsidRDefault="00000000" w:rsidP="00F67E2E">
      <w:pPr>
        <w:pStyle w:val="Af2"/>
        <w:ind w:firstLineChars="200" w:firstLine="480"/>
        <w:jc w:val="center"/>
        <w:rPr>
          <w:rFonts w:ascii="楷体" w:eastAsia="楷体" w:hAnsi="楷体" w:hint="eastAsia"/>
        </w:rPr>
      </w:pPr>
      <w:r w:rsidRPr="004819ED">
        <w:rPr>
          <w:rFonts w:ascii="楷体" w:eastAsia="楷体" w:hAnsi="楷体"/>
        </w:rPr>
        <w:t xml:space="preserve">表 </w:t>
      </w:r>
      <w:r w:rsidRPr="004819ED">
        <w:rPr>
          <w:rFonts w:ascii="楷体" w:eastAsia="楷体" w:hAnsi="楷体"/>
        </w:rPr>
        <w:fldChar w:fldCharType="begin"/>
      </w:r>
      <w:r w:rsidRPr="004819ED">
        <w:rPr>
          <w:rFonts w:ascii="楷体" w:eastAsia="楷体" w:hAnsi="楷体"/>
        </w:rPr>
        <w:instrText xml:space="preserve"> SEQ 表格 \* ARABIC </w:instrText>
      </w:r>
      <w:r w:rsidRPr="004819ED">
        <w:rPr>
          <w:rFonts w:ascii="楷体" w:eastAsia="楷体" w:hAnsi="楷体"/>
        </w:rPr>
        <w:fldChar w:fldCharType="separate"/>
      </w:r>
      <w:r w:rsidRPr="004819ED">
        <w:rPr>
          <w:rFonts w:ascii="楷体" w:eastAsia="楷体" w:hAnsi="楷体"/>
        </w:rPr>
        <w:t>1</w:t>
      </w:r>
      <w:r w:rsidRPr="004819ED">
        <w:rPr>
          <w:rFonts w:ascii="楷体" w:eastAsia="楷体" w:hAnsi="楷体"/>
          <w:lang w:val="zh-Hans"/>
        </w:rPr>
        <w:fldChar w:fldCharType="end"/>
      </w:r>
      <w:r w:rsidRPr="004819ED">
        <w:rPr>
          <w:rFonts w:ascii="楷体" w:eastAsia="楷体" w:hAnsi="楷体"/>
        </w:rPr>
        <w:t xml:space="preserve"> 数学符号</w:t>
      </w:r>
    </w:p>
    <w:tbl>
      <w:tblPr>
        <w:tblW w:w="8496" w:type="dxa"/>
        <w:jc w:val="center"/>
        <w:tblBorders>
          <w:top w:val="single" w:sz="12" w:space="0" w:color="auto"/>
          <w:bottom w:val="single" w:sz="12" w:space="0" w:color="auto"/>
          <w:insideV w:val="single" w:sz="6" w:space="0" w:color="auto"/>
        </w:tblBorders>
        <w:shd w:val="clear" w:color="auto" w:fill="FFFFFF"/>
        <w:tblLayout w:type="fixed"/>
        <w:tblCellMar>
          <w:top w:w="45" w:type="dxa"/>
          <w:left w:w="96" w:type="dxa"/>
          <w:bottom w:w="45" w:type="dxa"/>
          <w:right w:w="96" w:type="dxa"/>
        </w:tblCellMar>
        <w:tblLook w:val="04A0" w:firstRow="1" w:lastRow="0" w:firstColumn="1" w:lastColumn="0" w:noHBand="0" w:noVBand="1"/>
      </w:tblPr>
      <w:tblGrid>
        <w:gridCol w:w="1261"/>
        <w:gridCol w:w="7235"/>
      </w:tblGrid>
      <w:tr w:rsidR="0042137D" w:rsidRPr="004819ED" w14:paraId="1A33A260" w14:textId="77777777">
        <w:trPr>
          <w:tblHeader/>
          <w:jc w:val="center"/>
        </w:trPr>
        <w:tc>
          <w:tcPr>
            <w:tcW w:w="1261" w:type="dxa"/>
            <w:tcBorders>
              <w:top w:val="single" w:sz="12" w:space="0" w:color="auto"/>
              <w:bottom w:val="single" w:sz="6" w:space="0" w:color="auto"/>
            </w:tcBorders>
            <w:shd w:val="clear" w:color="auto" w:fill="FFFFFF"/>
            <w:vAlign w:val="center"/>
          </w:tcPr>
          <w:p w14:paraId="2DA6CB7E" w14:textId="77777777" w:rsidR="0042137D" w:rsidRPr="004819ED" w:rsidRDefault="00000000">
            <w:pPr>
              <w:pStyle w:val="Af2"/>
              <w:ind w:firstLineChars="200" w:firstLine="482"/>
              <w:rPr>
                <w:rFonts w:ascii="楷体" w:eastAsia="楷体" w:hAnsi="楷体" w:hint="eastAsia"/>
                <w:b/>
                <w:bCs/>
              </w:rPr>
            </w:pPr>
            <w:r w:rsidRPr="004819ED">
              <w:rPr>
                <w:rFonts w:ascii="楷体" w:eastAsia="楷体" w:hAnsi="楷体"/>
                <w:b/>
                <w:bCs/>
              </w:rPr>
              <w:t>符号</w:t>
            </w:r>
          </w:p>
        </w:tc>
        <w:tc>
          <w:tcPr>
            <w:tcW w:w="7235" w:type="dxa"/>
            <w:tcBorders>
              <w:top w:val="single" w:sz="12" w:space="0" w:color="auto"/>
              <w:bottom w:val="single" w:sz="6" w:space="0" w:color="auto"/>
            </w:tcBorders>
            <w:shd w:val="clear" w:color="auto" w:fill="FFFFFF"/>
            <w:vAlign w:val="center"/>
          </w:tcPr>
          <w:p w14:paraId="72D96CE6" w14:textId="77777777" w:rsidR="0042137D" w:rsidRPr="004819ED" w:rsidRDefault="00000000">
            <w:pPr>
              <w:pStyle w:val="Af2"/>
              <w:ind w:firstLineChars="200" w:firstLine="482"/>
              <w:rPr>
                <w:rFonts w:ascii="楷体" w:eastAsia="楷体" w:hAnsi="楷体" w:hint="eastAsia"/>
                <w:b/>
                <w:bCs/>
              </w:rPr>
            </w:pPr>
            <w:r w:rsidRPr="004819ED">
              <w:rPr>
                <w:rFonts w:ascii="楷体" w:eastAsia="楷体" w:hAnsi="楷体"/>
                <w:b/>
                <w:bCs/>
              </w:rPr>
              <w:t>描述</w:t>
            </w:r>
          </w:p>
        </w:tc>
      </w:tr>
      <w:tr w:rsidR="0042137D" w:rsidRPr="004819ED" w14:paraId="6FA3093C" w14:textId="77777777">
        <w:trPr>
          <w:jc w:val="center"/>
        </w:trPr>
        <w:tc>
          <w:tcPr>
            <w:tcW w:w="1261" w:type="dxa"/>
            <w:tcBorders>
              <w:top w:val="single" w:sz="6" w:space="0" w:color="auto"/>
            </w:tcBorders>
            <w:shd w:val="clear" w:color="auto" w:fill="FFFFFF"/>
            <w:vAlign w:val="center"/>
          </w:tcPr>
          <w:p w14:paraId="49E9093A" w14:textId="77777777" w:rsidR="0042137D" w:rsidRPr="004819ED" w:rsidRDefault="00000000">
            <w:pPr>
              <w:pStyle w:val="Af2"/>
              <w:ind w:firstLineChars="200" w:firstLine="480"/>
              <w:rPr>
                <w:rFonts w:ascii="楷体" w:eastAsia="楷体" w:hAnsi="楷体" w:hint="eastAsia"/>
              </w:rPr>
            </w:pPr>
            <m:oMathPara>
              <m:oMath>
                <m:r>
                  <m:rPr>
                    <m:scr m:val="script"/>
                  </m:rPr>
                  <w:rPr>
                    <w:rFonts w:ascii="Cambria Math" w:eastAsia="楷体" w:hAnsi="楷体"/>
                  </w:rPr>
                  <m:t>C</m:t>
                </m:r>
              </m:oMath>
            </m:oMathPara>
          </w:p>
        </w:tc>
        <w:tc>
          <w:tcPr>
            <w:tcW w:w="7235" w:type="dxa"/>
            <w:tcBorders>
              <w:top w:val="single" w:sz="6" w:space="0" w:color="auto"/>
            </w:tcBorders>
            <w:shd w:val="clear" w:color="auto" w:fill="FFFFFF"/>
            <w:vAlign w:val="center"/>
          </w:tcPr>
          <w:p w14:paraId="0C13D36F"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客户端集合</w:t>
            </w:r>
          </w:p>
        </w:tc>
      </w:tr>
      <w:tr w:rsidR="0042137D" w:rsidRPr="004819ED" w14:paraId="764F5543" w14:textId="77777777">
        <w:trPr>
          <w:jc w:val="center"/>
        </w:trPr>
        <w:tc>
          <w:tcPr>
            <w:tcW w:w="1261" w:type="dxa"/>
            <w:shd w:val="clear" w:color="auto" w:fill="FFFFFF"/>
            <w:vAlign w:val="center"/>
          </w:tcPr>
          <w:p w14:paraId="5CA640AD" w14:textId="77777777" w:rsidR="0042137D" w:rsidRPr="004819ED" w:rsidRDefault="00000000">
            <w:pPr>
              <w:pStyle w:val="Af2"/>
              <w:ind w:firstLineChars="200" w:firstLine="480"/>
              <w:rPr>
                <w:rFonts w:ascii="楷体" w:eastAsia="楷体" w:hAnsi="楷体" w:hint="eastAsia"/>
              </w:rPr>
            </w:pPr>
            <m:oMathPara>
              <m:oMath>
                <m:r>
                  <w:rPr>
                    <w:rFonts w:ascii="Cambria Math" w:eastAsia="楷体" w:hAnsi="楷体"/>
                  </w:rPr>
                  <m:t>N</m:t>
                </m:r>
              </m:oMath>
            </m:oMathPara>
          </w:p>
        </w:tc>
        <w:tc>
          <w:tcPr>
            <w:tcW w:w="7235" w:type="dxa"/>
            <w:shd w:val="clear" w:color="auto" w:fill="FFFFFF"/>
            <w:vAlign w:val="center"/>
          </w:tcPr>
          <w:p w14:paraId="710C0CAE"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边缘客户端的数量</w:t>
            </w:r>
          </w:p>
        </w:tc>
      </w:tr>
      <w:tr w:rsidR="0042137D" w:rsidRPr="004819ED" w14:paraId="5EA9958E" w14:textId="77777777">
        <w:trPr>
          <w:jc w:val="center"/>
        </w:trPr>
        <w:tc>
          <w:tcPr>
            <w:tcW w:w="1261" w:type="dxa"/>
            <w:shd w:val="clear" w:color="auto" w:fill="FFFFFF"/>
            <w:vAlign w:val="center"/>
          </w:tcPr>
          <w:p w14:paraId="5C86D476" w14:textId="77777777" w:rsidR="0042137D" w:rsidRPr="004819ED" w:rsidRDefault="00000000">
            <w:pPr>
              <w:pStyle w:val="Af2"/>
              <w:ind w:firstLineChars="200" w:firstLine="480"/>
              <w:rPr>
                <w:rFonts w:ascii="楷体" w:eastAsia="楷体" w:hAnsi="楷体" w:hint="eastAsia"/>
              </w:rPr>
            </w:pPr>
            <m:oMathPara>
              <m:oMath>
                <m:r>
                  <m:rPr>
                    <m:scr m:val="script"/>
                  </m:rPr>
                  <w:rPr>
                    <w:rFonts w:ascii="Cambria Math" w:eastAsia="楷体" w:hAnsi="楷体"/>
                  </w:rPr>
                  <m:t>D,</m:t>
                </m:r>
                <m:sSub>
                  <m:sSubPr>
                    <m:ctrlPr>
                      <w:rPr>
                        <w:rFonts w:ascii="Cambria Math" w:eastAsia="楷体" w:hAnsi="楷体"/>
                        <w:i/>
                      </w:rPr>
                    </m:ctrlPr>
                  </m:sSubPr>
                  <m:e>
                    <m:r>
                      <m:rPr>
                        <m:scr m:val="script"/>
                      </m:rPr>
                      <w:rPr>
                        <w:rFonts w:ascii="Cambria Math" w:eastAsia="楷体" w:hAnsi="楷体"/>
                      </w:rPr>
                      <m:t>D</m:t>
                    </m:r>
                  </m:e>
                  <m:sub>
                    <m:r>
                      <w:rPr>
                        <w:rFonts w:ascii="Cambria Math" w:eastAsia="楷体" w:hAnsi="楷体"/>
                      </w:rPr>
                      <m:t>i</m:t>
                    </m:r>
                  </m:sub>
                </m:sSub>
              </m:oMath>
            </m:oMathPara>
          </w:p>
        </w:tc>
        <w:tc>
          <w:tcPr>
            <w:tcW w:w="7235" w:type="dxa"/>
            <w:shd w:val="clear" w:color="auto" w:fill="FFFFFF"/>
            <w:vAlign w:val="center"/>
          </w:tcPr>
          <w:p w14:paraId="3B91AD13"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总数据集和第i个客户端的本地数据集</w:t>
            </w:r>
          </w:p>
        </w:tc>
      </w:tr>
      <w:tr w:rsidR="0042137D" w:rsidRPr="004819ED" w14:paraId="6A5070DF" w14:textId="77777777">
        <w:trPr>
          <w:jc w:val="center"/>
        </w:trPr>
        <w:tc>
          <w:tcPr>
            <w:tcW w:w="1261" w:type="dxa"/>
            <w:shd w:val="clear" w:color="auto" w:fill="FFFFFF"/>
            <w:vAlign w:val="center"/>
          </w:tcPr>
          <w:p w14:paraId="2ADB58C1" w14:textId="77777777" w:rsidR="0042137D" w:rsidRPr="004819ED" w:rsidRDefault="00000000">
            <w:pPr>
              <w:pStyle w:val="Af2"/>
              <w:ind w:firstLineChars="200" w:firstLine="480"/>
              <w:rPr>
                <w:rFonts w:ascii="楷体" w:eastAsia="楷体" w:hAnsi="楷体" w:hint="eastAsia"/>
              </w:rPr>
            </w:pPr>
            <m:oMathPara>
              <m:oMath>
                <m:sSub>
                  <m:sSubPr>
                    <m:ctrlPr>
                      <w:rPr>
                        <w:rFonts w:ascii="Cambria Math" w:eastAsia="楷体" w:hAnsi="楷体"/>
                        <w:i/>
                      </w:rPr>
                    </m:ctrlPr>
                  </m:sSubPr>
                  <m:e>
                    <m:r>
                      <m:rPr>
                        <m:scr m:val="script"/>
                      </m:rPr>
                      <w:rPr>
                        <w:rFonts w:ascii="Cambria Math" w:eastAsia="楷体" w:hAnsi="楷体"/>
                      </w:rPr>
                      <m:t>X</m:t>
                    </m:r>
                  </m:e>
                  <m:sub>
                    <m:r>
                      <w:rPr>
                        <w:rFonts w:ascii="Cambria Math" w:eastAsia="楷体" w:hAnsi="楷体"/>
                      </w:rPr>
                      <m:t>i</m:t>
                    </m:r>
                  </m:sub>
                </m:sSub>
                <m:r>
                  <w:rPr>
                    <w:rFonts w:ascii="Cambria Math" w:eastAsia="楷体" w:hAnsi="楷体"/>
                  </w:rPr>
                  <m:t>,</m:t>
                </m:r>
                <m:sSub>
                  <m:sSubPr>
                    <m:ctrlPr>
                      <w:rPr>
                        <w:rFonts w:ascii="Cambria Math" w:eastAsia="楷体" w:hAnsi="楷体"/>
                        <w:i/>
                      </w:rPr>
                    </m:ctrlPr>
                  </m:sSubPr>
                  <m:e>
                    <m:r>
                      <m:rPr>
                        <m:scr m:val="script"/>
                      </m:rPr>
                      <w:rPr>
                        <w:rFonts w:ascii="Cambria Math" w:eastAsia="楷体" w:hAnsi="楷体"/>
                      </w:rPr>
                      <m:t>Y</m:t>
                    </m:r>
                  </m:e>
                  <m:sub>
                    <m:r>
                      <w:rPr>
                        <w:rFonts w:ascii="Cambria Math" w:eastAsia="楷体" w:hAnsi="楷体"/>
                      </w:rPr>
                      <m:t>i</m:t>
                    </m:r>
                  </m:sub>
                </m:sSub>
              </m:oMath>
            </m:oMathPara>
          </w:p>
        </w:tc>
        <w:tc>
          <w:tcPr>
            <w:tcW w:w="7235" w:type="dxa"/>
            <w:shd w:val="clear" w:color="auto" w:fill="FFFFFF"/>
            <w:vAlign w:val="center"/>
          </w:tcPr>
          <w:p w14:paraId="3BE8BABB"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第i个客户端的输入数据和标签集合</w:t>
            </w:r>
          </w:p>
        </w:tc>
      </w:tr>
      <w:tr w:rsidR="0042137D" w:rsidRPr="004819ED" w14:paraId="29406209" w14:textId="77777777">
        <w:trPr>
          <w:jc w:val="center"/>
        </w:trPr>
        <w:tc>
          <w:tcPr>
            <w:tcW w:w="1261" w:type="dxa"/>
            <w:shd w:val="clear" w:color="auto" w:fill="FFFFFF"/>
            <w:vAlign w:val="center"/>
          </w:tcPr>
          <w:p w14:paraId="2B070C28" w14:textId="77777777" w:rsidR="0042137D" w:rsidRPr="004819ED" w:rsidRDefault="00000000">
            <w:pPr>
              <w:pStyle w:val="Af2"/>
              <w:ind w:firstLineChars="200" w:firstLine="480"/>
              <w:rPr>
                <w:rFonts w:ascii="楷体" w:eastAsia="楷体" w:hAnsi="楷体" w:hint="eastAsia"/>
              </w:rPr>
            </w:pPr>
            <m:oMathPara>
              <m:oMath>
                <m:sSub>
                  <m:sSubPr>
                    <m:ctrlPr>
                      <w:rPr>
                        <w:rFonts w:ascii="Cambria Math" w:eastAsia="楷体" w:hAnsi="楷体"/>
                        <w:i/>
                      </w:rPr>
                    </m:ctrlPr>
                  </m:sSubPr>
                  <m:e>
                    <m:r>
                      <w:rPr>
                        <w:rFonts w:ascii="Cambria Math" w:eastAsia="楷体" w:hAnsi="楷体"/>
                      </w:rPr>
                      <m:t>d</m:t>
                    </m:r>
                  </m:e>
                  <m:sub>
                    <m:r>
                      <w:rPr>
                        <w:rFonts w:ascii="Cambria Math" w:eastAsia="楷体" w:hAnsi="楷体"/>
                      </w:rPr>
                      <m:t>i</m:t>
                    </m:r>
                  </m:sub>
                </m:sSub>
              </m:oMath>
            </m:oMathPara>
          </w:p>
        </w:tc>
        <w:tc>
          <w:tcPr>
            <w:tcW w:w="7235" w:type="dxa"/>
            <w:shd w:val="clear" w:color="auto" w:fill="FFFFFF"/>
            <w:vAlign w:val="center"/>
          </w:tcPr>
          <w:p w14:paraId="486A18A6"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第i个客户端数据规模</w:t>
            </w:r>
          </w:p>
        </w:tc>
      </w:tr>
      <w:tr w:rsidR="0042137D" w:rsidRPr="004819ED" w14:paraId="090402BB" w14:textId="77777777">
        <w:trPr>
          <w:jc w:val="center"/>
        </w:trPr>
        <w:tc>
          <w:tcPr>
            <w:tcW w:w="1261" w:type="dxa"/>
            <w:shd w:val="clear" w:color="auto" w:fill="FFFFFF"/>
            <w:vAlign w:val="center"/>
          </w:tcPr>
          <w:p w14:paraId="25FDC2EC" w14:textId="77777777" w:rsidR="0042137D" w:rsidRPr="004819ED" w:rsidRDefault="00000000">
            <w:pPr>
              <w:pStyle w:val="Af2"/>
              <w:ind w:firstLineChars="200" w:firstLine="480"/>
              <w:rPr>
                <w:rFonts w:ascii="楷体" w:eastAsia="楷体" w:hAnsi="楷体" w:hint="eastAsia"/>
              </w:rPr>
            </w:pPr>
            <m:oMathPara>
              <m:oMath>
                <m:r>
                  <w:rPr>
                    <w:rFonts w:ascii="Cambria Math" w:eastAsia="楷体" w:hAnsi="楷体"/>
                  </w:rPr>
                  <m:t>d</m:t>
                </m:r>
              </m:oMath>
            </m:oMathPara>
          </w:p>
        </w:tc>
        <w:tc>
          <w:tcPr>
            <w:tcW w:w="7235" w:type="dxa"/>
            <w:shd w:val="clear" w:color="auto" w:fill="FFFFFF"/>
            <w:vAlign w:val="center"/>
          </w:tcPr>
          <w:p w14:paraId="132B8E6F"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所有客户端样本总数</w:t>
            </w:r>
          </w:p>
        </w:tc>
      </w:tr>
      <w:tr w:rsidR="0042137D" w:rsidRPr="004819ED" w14:paraId="7AA7DCB9" w14:textId="77777777">
        <w:trPr>
          <w:jc w:val="center"/>
        </w:trPr>
        <w:tc>
          <w:tcPr>
            <w:tcW w:w="1261" w:type="dxa"/>
            <w:shd w:val="clear" w:color="auto" w:fill="FFFFFF"/>
            <w:vAlign w:val="center"/>
          </w:tcPr>
          <w:p w14:paraId="79E98191" w14:textId="77777777" w:rsidR="0042137D" w:rsidRPr="004819ED" w:rsidRDefault="00000000">
            <w:pPr>
              <w:pStyle w:val="Af2"/>
              <w:ind w:firstLineChars="200" w:firstLine="480"/>
              <w:rPr>
                <w:rFonts w:ascii="楷体" w:eastAsia="楷体" w:hAnsi="楷体" w:hint="eastAsia"/>
              </w:rPr>
            </w:pPr>
            <m:oMathPara>
              <m:oMath>
                <m:r>
                  <m:rPr>
                    <m:scr m:val="script"/>
                  </m:rPr>
                  <w:rPr>
                    <w:rFonts w:ascii="Cambria Math" w:eastAsia="楷体" w:hAnsi="楷体"/>
                  </w:rPr>
                  <m:t>T</m:t>
                </m:r>
              </m:oMath>
            </m:oMathPara>
          </w:p>
        </w:tc>
        <w:tc>
          <w:tcPr>
            <w:tcW w:w="7235" w:type="dxa"/>
            <w:shd w:val="clear" w:color="auto" w:fill="FFFFFF"/>
            <w:vAlign w:val="center"/>
          </w:tcPr>
          <w:p w14:paraId="0E1C9C61"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通信轮次集合</w:t>
            </w:r>
          </w:p>
        </w:tc>
      </w:tr>
      <w:tr w:rsidR="0042137D" w:rsidRPr="004819ED" w14:paraId="3C6C5E79" w14:textId="77777777">
        <w:trPr>
          <w:jc w:val="center"/>
        </w:trPr>
        <w:tc>
          <w:tcPr>
            <w:tcW w:w="1261" w:type="dxa"/>
            <w:shd w:val="clear" w:color="auto" w:fill="FFFFFF"/>
            <w:vAlign w:val="center"/>
          </w:tcPr>
          <w:p w14:paraId="14CB9AD9" w14:textId="77777777" w:rsidR="0042137D" w:rsidRPr="004819ED" w:rsidRDefault="00000000">
            <w:pPr>
              <w:pStyle w:val="Af2"/>
              <w:ind w:firstLineChars="200" w:firstLine="480"/>
              <w:rPr>
                <w:rFonts w:ascii="楷体" w:eastAsia="楷体" w:hAnsi="楷体" w:hint="eastAsia"/>
              </w:rPr>
            </w:pPr>
            <m:oMathPara>
              <m:oMath>
                <m:r>
                  <w:rPr>
                    <w:rFonts w:ascii="Cambria Math" w:eastAsia="楷体" w:hAnsi="楷体"/>
                  </w:rPr>
                  <w:lastRenderedPageBreak/>
                  <m:t>K</m:t>
                </m:r>
              </m:oMath>
            </m:oMathPara>
          </w:p>
        </w:tc>
        <w:tc>
          <w:tcPr>
            <w:tcW w:w="7235" w:type="dxa"/>
            <w:shd w:val="clear" w:color="auto" w:fill="FFFFFF"/>
            <w:vAlign w:val="center"/>
          </w:tcPr>
          <w:p w14:paraId="62003133"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本地更新步数集合</w:t>
            </w:r>
          </w:p>
        </w:tc>
      </w:tr>
      <w:tr w:rsidR="0042137D" w:rsidRPr="004819ED" w14:paraId="6EAA0824" w14:textId="77777777">
        <w:trPr>
          <w:jc w:val="center"/>
        </w:trPr>
        <w:tc>
          <w:tcPr>
            <w:tcW w:w="1261" w:type="dxa"/>
            <w:shd w:val="clear" w:color="auto" w:fill="FFFFFF"/>
            <w:vAlign w:val="center"/>
          </w:tcPr>
          <w:p w14:paraId="247125D8" w14:textId="77777777" w:rsidR="0042137D" w:rsidRPr="004819ED" w:rsidRDefault="00000000">
            <w:pPr>
              <w:pStyle w:val="Af2"/>
              <w:ind w:firstLineChars="200" w:firstLine="480"/>
              <w:rPr>
                <w:rFonts w:ascii="楷体" w:eastAsia="楷体" w:hAnsi="楷体" w:hint="eastAsia"/>
              </w:rPr>
            </w:pPr>
            <m:oMathPara>
              <m:oMath>
                <m:sSub>
                  <m:sSubPr>
                    <m:ctrlPr>
                      <w:rPr>
                        <w:rFonts w:ascii="Cambria Math" w:eastAsia="楷体" w:hAnsi="楷体"/>
                        <w:i/>
                      </w:rPr>
                    </m:ctrlPr>
                  </m:sSubPr>
                  <m:e>
                    <m:r>
                      <m:rPr>
                        <m:scr m:val="script"/>
                      </m:rPr>
                      <w:rPr>
                        <w:rFonts w:ascii="Cambria Math" w:eastAsia="楷体" w:hAnsi="楷体"/>
                      </w:rPr>
                      <m:t>C</m:t>
                    </m:r>
                  </m:e>
                  <m:sub>
                    <m:r>
                      <w:rPr>
                        <w:rFonts w:ascii="Cambria Math" w:eastAsia="楷体" w:hAnsi="楷体"/>
                      </w:rPr>
                      <m:t>t</m:t>
                    </m:r>
                  </m:sub>
                </m:sSub>
              </m:oMath>
            </m:oMathPara>
          </w:p>
        </w:tc>
        <w:tc>
          <w:tcPr>
            <w:tcW w:w="7235" w:type="dxa"/>
            <w:shd w:val="clear" w:color="auto" w:fill="FFFFFF"/>
            <w:vAlign w:val="center"/>
          </w:tcPr>
          <w:p w14:paraId="23C599CD"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序列联邦学习第t轮次参与的客户端集合</w:t>
            </w:r>
          </w:p>
        </w:tc>
      </w:tr>
      <w:tr w:rsidR="0042137D" w:rsidRPr="004819ED" w14:paraId="3929EB8E" w14:textId="77777777">
        <w:trPr>
          <w:jc w:val="center"/>
        </w:trPr>
        <w:tc>
          <w:tcPr>
            <w:tcW w:w="1261" w:type="dxa"/>
            <w:shd w:val="clear" w:color="auto" w:fill="FFFFFF"/>
            <w:vAlign w:val="center"/>
          </w:tcPr>
          <w:p w14:paraId="0C072F8A" w14:textId="77777777" w:rsidR="0042137D" w:rsidRPr="004819ED" w:rsidRDefault="00000000">
            <w:pPr>
              <w:pStyle w:val="Af2"/>
              <w:ind w:firstLineChars="200" w:firstLine="480"/>
              <w:rPr>
                <w:rFonts w:ascii="楷体" w:eastAsia="楷体" w:hAnsi="楷体" w:hint="eastAsia"/>
              </w:rPr>
            </w:pPr>
            <m:oMathPara>
              <m:oMath>
                <m:sSub>
                  <m:sSubPr>
                    <m:ctrlPr>
                      <w:rPr>
                        <w:rFonts w:ascii="Cambria Math" w:eastAsia="楷体" w:hAnsi="楷体"/>
                        <w:i/>
                      </w:rPr>
                    </m:ctrlPr>
                  </m:sSubPr>
                  <m:e>
                    <m:r>
                      <w:rPr>
                        <w:rFonts w:ascii="Cambria Math" w:eastAsia="楷体" w:hAnsi="楷体"/>
                      </w:rPr>
                      <m:t>n</m:t>
                    </m:r>
                  </m:e>
                  <m:sub>
                    <m:r>
                      <w:rPr>
                        <w:rFonts w:ascii="Cambria Math" w:eastAsia="楷体" w:hAnsi="楷体"/>
                      </w:rPr>
                      <m:t>t</m:t>
                    </m:r>
                  </m:sub>
                </m:sSub>
              </m:oMath>
            </m:oMathPara>
          </w:p>
        </w:tc>
        <w:tc>
          <w:tcPr>
            <w:tcW w:w="7235" w:type="dxa"/>
            <w:shd w:val="clear" w:color="auto" w:fill="FFFFFF"/>
            <w:vAlign w:val="center"/>
          </w:tcPr>
          <w:p w14:paraId="0AB76853"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序列联邦学习第t轮次参与的客户端数量</w:t>
            </w:r>
          </w:p>
        </w:tc>
      </w:tr>
      <w:tr w:rsidR="0042137D" w:rsidRPr="004819ED" w14:paraId="727B4D8A" w14:textId="77777777">
        <w:trPr>
          <w:jc w:val="center"/>
        </w:trPr>
        <w:tc>
          <w:tcPr>
            <w:tcW w:w="1261" w:type="dxa"/>
            <w:shd w:val="clear" w:color="auto" w:fill="FFFFFF"/>
            <w:vAlign w:val="center"/>
          </w:tcPr>
          <w:p w14:paraId="183E714B" w14:textId="77777777" w:rsidR="0042137D" w:rsidRPr="004819ED" w:rsidRDefault="00000000">
            <w:pPr>
              <w:pStyle w:val="Af2"/>
              <w:ind w:firstLineChars="200" w:firstLine="480"/>
              <w:rPr>
                <w:rFonts w:ascii="楷体" w:eastAsia="楷体" w:hAnsi="楷体" w:hint="eastAsia"/>
              </w:rPr>
            </w:pPr>
            <m:oMathPara>
              <m:oMath>
                <m:r>
                  <w:rPr>
                    <w:rFonts w:ascii="Cambria Math" w:eastAsia="楷体" w:hAnsi="楷体"/>
                  </w:rPr>
                  <m:t>γ,α,η</m:t>
                </m:r>
              </m:oMath>
            </m:oMathPara>
          </w:p>
        </w:tc>
        <w:tc>
          <w:tcPr>
            <w:tcW w:w="7235" w:type="dxa"/>
            <w:shd w:val="clear" w:color="auto" w:fill="FFFFFF"/>
            <w:vAlign w:val="center"/>
          </w:tcPr>
          <w:p w14:paraId="2E8D0165"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客户端参与比例、数据异质性和学习率</w:t>
            </w:r>
          </w:p>
        </w:tc>
      </w:tr>
      <w:tr w:rsidR="0042137D" w:rsidRPr="004819ED" w14:paraId="0BF3DAA2" w14:textId="77777777">
        <w:trPr>
          <w:jc w:val="center"/>
        </w:trPr>
        <w:tc>
          <w:tcPr>
            <w:tcW w:w="1261" w:type="dxa"/>
            <w:shd w:val="clear" w:color="auto" w:fill="FFFFFF"/>
            <w:vAlign w:val="center"/>
          </w:tcPr>
          <w:p w14:paraId="7F5A9CC4" w14:textId="77777777" w:rsidR="0042137D" w:rsidRPr="004819ED" w:rsidRDefault="00000000">
            <w:pPr>
              <w:pStyle w:val="Af2"/>
              <w:ind w:firstLineChars="200" w:firstLine="480"/>
              <w:rPr>
                <w:rFonts w:ascii="楷体" w:eastAsia="楷体" w:hAnsi="楷体" w:hint="eastAsia"/>
              </w:rPr>
            </w:pPr>
            <m:oMathPara>
              <m:oMath>
                <m:sSub>
                  <m:sSubPr>
                    <m:ctrlPr>
                      <w:rPr>
                        <w:rFonts w:ascii="Cambria Math" w:eastAsia="楷体" w:hAnsi="楷体"/>
                        <w:i/>
                      </w:rPr>
                    </m:ctrlPr>
                  </m:sSubPr>
                  <m:e>
                    <m:r>
                      <w:rPr>
                        <w:rFonts w:ascii="Cambria Math" w:eastAsia="楷体" w:hAnsi="楷体"/>
                      </w:rPr>
                      <m:t>o</m:t>
                    </m:r>
                  </m:e>
                  <m:sub>
                    <m:r>
                      <w:rPr>
                        <w:rFonts w:ascii="Cambria Math" w:eastAsia="楷体" w:hAnsi="楷体"/>
                      </w:rPr>
                      <m:t>t</m:t>
                    </m:r>
                  </m:sub>
                </m:sSub>
              </m:oMath>
            </m:oMathPara>
          </w:p>
        </w:tc>
        <w:tc>
          <w:tcPr>
            <w:tcW w:w="7235" w:type="dxa"/>
            <w:shd w:val="clear" w:color="auto" w:fill="FFFFFF"/>
            <w:vAlign w:val="center"/>
          </w:tcPr>
          <w:p w14:paraId="523D124C"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第t轮次的客户端索引顺序</w:t>
            </w:r>
          </w:p>
        </w:tc>
      </w:tr>
      <w:tr w:rsidR="0042137D" w:rsidRPr="004819ED" w14:paraId="19DB2CC2" w14:textId="77777777">
        <w:trPr>
          <w:jc w:val="center"/>
        </w:trPr>
        <w:tc>
          <w:tcPr>
            <w:tcW w:w="1261" w:type="dxa"/>
            <w:shd w:val="clear" w:color="auto" w:fill="FFFFFF"/>
            <w:vAlign w:val="center"/>
          </w:tcPr>
          <w:p w14:paraId="25173758" w14:textId="77777777" w:rsidR="0042137D" w:rsidRPr="004819ED" w:rsidRDefault="00000000">
            <w:pPr>
              <w:pStyle w:val="Af2"/>
              <w:ind w:firstLineChars="200" w:firstLine="480"/>
              <w:rPr>
                <w:rFonts w:ascii="楷体" w:eastAsia="楷体" w:hAnsi="楷体" w:hint="eastAsia"/>
              </w:rPr>
            </w:pPr>
            <m:oMathPara>
              <m:oMath>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oMath>
            </m:oMathPara>
          </w:p>
        </w:tc>
        <w:tc>
          <w:tcPr>
            <w:tcW w:w="7235" w:type="dxa"/>
            <w:shd w:val="clear" w:color="auto" w:fill="FFFFFF"/>
            <w:vAlign w:val="center"/>
          </w:tcPr>
          <w:p w14:paraId="06B2F12E"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在顺序</w:t>
            </w:r>
            <m:oMath>
              <m:sSub>
                <m:sSubPr>
                  <m:ctrlPr>
                    <w:rPr>
                      <w:rFonts w:ascii="Cambria Math" w:eastAsia="楷体" w:hAnsi="楷体"/>
                      <w:i/>
                    </w:rPr>
                  </m:ctrlPr>
                </m:sSubPr>
                <m:e>
                  <m:r>
                    <w:rPr>
                      <w:rFonts w:ascii="Cambria Math" w:eastAsia="楷体" w:hAnsi="楷体"/>
                    </w:rPr>
                    <m:t>o</m:t>
                  </m:r>
                </m:e>
                <m:sub>
                  <m:r>
                    <w:rPr>
                      <w:rFonts w:ascii="Cambria Math" w:eastAsia="楷体" w:hAnsi="楷体"/>
                    </w:rPr>
                    <m:t>t</m:t>
                  </m:r>
                </m:sub>
              </m:sSub>
            </m:oMath>
            <w:r w:rsidRPr="004819ED">
              <w:rPr>
                <w:rFonts w:ascii="楷体" w:eastAsia="楷体" w:hAnsi="楷体"/>
              </w:rPr>
              <w:t>中位置为j的客户端索引</w:t>
            </w:r>
          </w:p>
        </w:tc>
      </w:tr>
      <w:tr w:rsidR="0042137D" w:rsidRPr="004819ED" w14:paraId="402E1A04" w14:textId="77777777">
        <w:trPr>
          <w:jc w:val="center"/>
        </w:trPr>
        <w:tc>
          <w:tcPr>
            <w:tcW w:w="1261" w:type="dxa"/>
            <w:shd w:val="clear" w:color="auto" w:fill="FFFFFF"/>
            <w:vAlign w:val="center"/>
          </w:tcPr>
          <w:p w14:paraId="0850C70D" w14:textId="77777777" w:rsidR="0042137D" w:rsidRPr="004819ED" w:rsidRDefault="00000000">
            <w:pPr>
              <w:pStyle w:val="Af2"/>
              <w:ind w:firstLineChars="200" w:firstLine="480"/>
              <w:rPr>
                <w:rFonts w:ascii="楷体" w:eastAsia="楷体" w:hAnsi="楷体" w:hint="eastAsia"/>
              </w:rPr>
            </w:pPr>
            <m:oMathPara>
              <m:oMath>
                <m:sSubSup>
                  <m:sSubSupPr>
                    <m:ctrlPr>
                      <w:rPr>
                        <w:rFonts w:ascii="Cambria Math" w:eastAsia="楷体" w:hAnsi="楷体"/>
                        <w:i/>
                      </w:rPr>
                    </m:ctrlPr>
                  </m:sSubSupPr>
                  <m:e>
                    <m:r>
                      <w:rPr>
                        <w:rFonts w:ascii="Cambria Math" w:eastAsia="楷体" w:hAnsi="楷体"/>
                      </w:rPr>
                      <m:t>θ</m:t>
                    </m:r>
                  </m:e>
                  <m:sub>
                    <m:r>
                      <w:rPr>
                        <w:rFonts w:ascii="Cambria Math" w:eastAsia="楷体" w:hAnsi="楷体"/>
                      </w:rPr>
                      <m:t>t</m:t>
                    </m:r>
                  </m:sub>
                  <m:sup>
                    <m:r>
                      <w:rPr>
                        <w:rFonts w:ascii="Cambria Math" w:eastAsia="楷体" w:hAnsi="楷体"/>
                      </w:rPr>
                      <m:t>k,</m:t>
                    </m:r>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ctrlPr>
                      <w:rPr>
                        <w:rFonts w:ascii="Cambria Math" w:eastAsia="楷体" w:hAnsi="Cambria Math" w:hint="eastAsia"/>
                        <w:i/>
                      </w:rPr>
                    </m:ctrlPr>
                  </m:sup>
                </m:sSubSup>
              </m:oMath>
            </m:oMathPara>
          </w:p>
        </w:tc>
        <w:tc>
          <w:tcPr>
            <w:tcW w:w="7235" w:type="dxa"/>
            <w:shd w:val="clear" w:color="auto" w:fill="FFFFFF"/>
            <w:vAlign w:val="center"/>
          </w:tcPr>
          <w:p w14:paraId="1DF0F685"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第t轮次经过k次本地训练的客户端</w:t>
            </w:r>
            <m:oMath>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oMath>
            <w:r w:rsidRPr="004819ED">
              <w:rPr>
                <w:rFonts w:ascii="楷体" w:eastAsia="楷体" w:hAnsi="楷体"/>
              </w:rPr>
              <w:t>的模型</w:t>
            </w:r>
          </w:p>
        </w:tc>
      </w:tr>
      <w:tr w:rsidR="0042137D" w:rsidRPr="004819ED" w14:paraId="61907988" w14:textId="77777777">
        <w:trPr>
          <w:jc w:val="center"/>
        </w:trPr>
        <w:tc>
          <w:tcPr>
            <w:tcW w:w="1261" w:type="dxa"/>
            <w:shd w:val="clear" w:color="auto" w:fill="FFFFFF"/>
            <w:vAlign w:val="center"/>
          </w:tcPr>
          <w:p w14:paraId="43A8F327" w14:textId="77777777" w:rsidR="0042137D" w:rsidRPr="004819ED" w:rsidRDefault="00000000">
            <w:pPr>
              <w:pStyle w:val="Af2"/>
              <w:ind w:firstLineChars="200" w:firstLine="480"/>
              <w:rPr>
                <w:rFonts w:ascii="楷体" w:eastAsia="楷体" w:hAnsi="楷体" w:hint="eastAsia"/>
              </w:rPr>
            </w:pPr>
            <m:oMathPara>
              <m:oMath>
                <m:sSubSup>
                  <m:sSubSupPr>
                    <m:ctrlPr>
                      <w:rPr>
                        <w:rFonts w:ascii="Cambria Math" w:eastAsia="楷体" w:hAnsi="楷体"/>
                        <w:i/>
                      </w:rPr>
                    </m:ctrlPr>
                  </m:sSubSupPr>
                  <m:e>
                    <m:r>
                      <w:rPr>
                        <w:rFonts w:ascii="Cambria Math" w:eastAsia="楷体" w:hAnsi="楷体"/>
                      </w:rPr>
                      <m:t>u</m:t>
                    </m:r>
                  </m:e>
                  <m:sub>
                    <m:r>
                      <w:rPr>
                        <w:rFonts w:ascii="Cambria Math" w:eastAsia="楷体" w:hAnsi="楷体"/>
                      </w:rPr>
                      <m:t>t</m:t>
                    </m:r>
                  </m:sub>
                  <m:sup>
                    <m:r>
                      <w:rPr>
                        <w:rFonts w:ascii="Cambria Math" w:eastAsia="楷体" w:hAnsi="楷体"/>
                      </w:rPr>
                      <m:t>t</m:t>
                    </m:r>
                    <m:r>
                      <w:rPr>
                        <w:rFonts w:ascii="Cambria Math" w:eastAsia="楷体" w:hAnsi="Cambria Math" w:cs="Cambria Math"/>
                      </w:rPr>
                      <m:t>-</m:t>
                    </m:r>
                    <m:r>
                      <w:rPr>
                        <w:rFonts w:ascii="Cambria Math" w:eastAsia="楷体" w:hAnsi="楷体"/>
                      </w:rPr>
                      <m:t>1,</m:t>
                    </m:r>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ctrlPr>
                      <w:rPr>
                        <w:rFonts w:ascii="Cambria Math" w:eastAsia="楷体" w:hAnsi="Cambria Math" w:hint="eastAsia"/>
                        <w:i/>
                      </w:rPr>
                    </m:ctrlPr>
                  </m:sup>
                </m:sSubSup>
              </m:oMath>
            </m:oMathPara>
          </w:p>
        </w:tc>
        <w:tc>
          <w:tcPr>
            <w:tcW w:w="7235" w:type="dxa"/>
            <w:shd w:val="clear" w:color="auto" w:fill="FFFFFF"/>
            <w:vAlign w:val="center"/>
          </w:tcPr>
          <w:p w14:paraId="438507FE"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第t-1轮次客户端</w:t>
            </w:r>
            <m:oMath>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oMath>
            <w:r w:rsidRPr="004819ED">
              <w:rPr>
                <w:rFonts w:ascii="楷体" w:eastAsia="楷体" w:hAnsi="楷体"/>
              </w:rPr>
              <w:t>的个性化参数子集</w:t>
            </w:r>
          </w:p>
        </w:tc>
      </w:tr>
      <w:tr w:rsidR="0042137D" w:rsidRPr="004819ED" w14:paraId="3EFBA921" w14:textId="77777777">
        <w:trPr>
          <w:jc w:val="center"/>
        </w:trPr>
        <w:tc>
          <w:tcPr>
            <w:tcW w:w="1261" w:type="dxa"/>
            <w:shd w:val="clear" w:color="auto" w:fill="FFFFFF"/>
            <w:vAlign w:val="center"/>
          </w:tcPr>
          <w:p w14:paraId="7E934393" w14:textId="77777777" w:rsidR="0042137D" w:rsidRPr="004819ED" w:rsidRDefault="00000000">
            <w:pPr>
              <w:pStyle w:val="Af2"/>
              <w:ind w:firstLineChars="200" w:firstLine="480"/>
              <w:rPr>
                <w:rFonts w:ascii="楷体" w:eastAsia="楷体" w:hAnsi="楷体" w:hint="eastAsia"/>
              </w:rPr>
            </w:pPr>
            <m:oMathPara>
              <m:oMath>
                <m:sSubSup>
                  <m:sSubSupPr>
                    <m:ctrlPr>
                      <w:rPr>
                        <w:rFonts w:ascii="Cambria Math" w:eastAsia="楷体" w:hAnsi="楷体"/>
                        <w:i/>
                      </w:rPr>
                    </m:ctrlPr>
                  </m:sSubSupPr>
                  <m:e>
                    <m:r>
                      <w:rPr>
                        <w:rFonts w:ascii="Cambria Math" w:eastAsia="楷体" w:hAnsi="楷体"/>
                      </w:rPr>
                      <m:t>v</m:t>
                    </m:r>
                  </m:e>
                  <m:sub>
                    <m:r>
                      <w:rPr>
                        <w:rFonts w:ascii="Cambria Math" w:eastAsia="楷体" w:hAnsi="楷体"/>
                      </w:rPr>
                      <m:t>t</m:t>
                    </m:r>
                  </m:sub>
                  <m:sup>
                    <m:r>
                      <w:rPr>
                        <w:rFonts w:ascii="Cambria Math" w:eastAsia="楷体" w:hAnsi="楷体"/>
                      </w:rPr>
                      <m:t>t,</m:t>
                    </m:r>
                    <m:sSub>
                      <m:sSubPr>
                        <m:ctrlPr>
                          <w:rPr>
                            <w:rFonts w:ascii="Cambria Math" w:eastAsia="楷体" w:hAnsi="楷体"/>
                            <w:i/>
                          </w:rPr>
                        </m:ctrlPr>
                      </m:sSubPr>
                      <m:e>
                        <m:r>
                          <w:rPr>
                            <w:rFonts w:ascii="Cambria Math" w:eastAsia="楷体" w:hAnsi="楷体"/>
                          </w:rPr>
                          <m:t>σ</m:t>
                        </m:r>
                      </m:e>
                      <m:sub>
                        <m:r>
                          <w:rPr>
                            <w:rFonts w:ascii="Cambria Math" w:eastAsia="楷体" w:hAnsi="楷体"/>
                          </w:rPr>
                          <m:t>j</m:t>
                        </m:r>
                        <m:r>
                          <w:rPr>
                            <w:rFonts w:ascii="Cambria Math" w:eastAsia="楷体" w:hAnsi="Cambria Math" w:cs="Cambria Math"/>
                          </w:rPr>
                          <m:t>-</m:t>
                        </m:r>
                        <m:r>
                          <w:rPr>
                            <w:rFonts w:ascii="Cambria Math" w:eastAsia="楷体" w:hAnsi="楷体"/>
                          </w:rPr>
                          <m:t>1</m:t>
                        </m:r>
                      </m:sub>
                    </m:sSub>
                    <m:ctrlPr>
                      <w:rPr>
                        <w:rFonts w:ascii="Cambria Math" w:eastAsia="楷体" w:hAnsi="Cambria Math" w:hint="eastAsia"/>
                        <w:i/>
                      </w:rPr>
                    </m:ctrlPr>
                  </m:sup>
                </m:sSubSup>
              </m:oMath>
            </m:oMathPara>
          </w:p>
        </w:tc>
        <w:tc>
          <w:tcPr>
            <w:tcW w:w="7235" w:type="dxa"/>
            <w:shd w:val="clear" w:color="auto" w:fill="FFFFFF"/>
            <w:vAlign w:val="center"/>
          </w:tcPr>
          <w:p w14:paraId="72945131"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第t轮次客户端</w:t>
            </w:r>
            <m:oMath>
              <m:sSub>
                <m:sSubPr>
                  <m:ctrlPr>
                    <w:rPr>
                      <w:rFonts w:ascii="Cambria Math" w:eastAsia="楷体" w:hAnsi="楷体"/>
                      <w:i/>
                    </w:rPr>
                  </m:ctrlPr>
                </m:sSubPr>
                <m:e>
                  <m:r>
                    <w:rPr>
                      <w:rFonts w:ascii="Cambria Math" w:eastAsia="楷体" w:hAnsi="楷体"/>
                    </w:rPr>
                    <m:t>σ</m:t>
                  </m:r>
                </m:e>
                <m:sub>
                  <m:r>
                    <w:rPr>
                      <w:rFonts w:ascii="Cambria Math" w:eastAsia="楷体" w:hAnsi="楷体"/>
                    </w:rPr>
                    <m:t>j</m:t>
                  </m:r>
                  <m:r>
                    <w:rPr>
                      <w:rFonts w:ascii="Cambria Math" w:eastAsia="楷体" w:hAnsi="Cambria Math" w:cs="Cambria Math"/>
                    </w:rPr>
                    <m:t>-</m:t>
                  </m:r>
                  <m:r>
                    <w:rPr>
                      <w:rFonts w:ascii="Cambria Math" w:eastAsia="楷体" w:hAnsi="楷体"/>
                    </w:rPr>
                    <m:t>1</m:t>
                  </m:r>
                </m:sub>
              </m:sSub>
            </m:oMath>
            <w:r w:rsidRPr="004819ED">
              <w:rPr>
                <w:rFonts w:ascii="楷体" w:eastAsia="楷体" w:hAnsi="楷体"/>
              </w:rPr>
              <w:t>的共享参数子集</w:t>
            </w:r>
          </w:p>
        </w:tc>
      </w:tr>
      <w:tr w:rsidR="0042137D" w:rsidRPr="004819ED" w14:paraId="5235BB15" w14:textId="77777777">
        <w:trPr>
          <w:jc w:val="center"/>
        </w:trPr>
        <w:tc>
          <w:tcPr>
            <w:tcW w:w="1261" w:type="dxa"/>
            <w:shd w:val="clear" w:color="auto" w:fill="FFFFFF"/>
            <w:vAlign w:val="center"/>
          </w:tcPr>
          <w:p w14:paraId="57943938" w14:textId="77777777" w:rsidR="0042137D" w:rsidRPr="004819ED" w:rsidRDefault="00000000">
            <w:pPr>
              <w:pStyle w:val="Af2"/>
              <w:ind w:firstLineChars="200" w:firstLine="480"/>
              <w:rPr>
                <w:rFonts w:ascii="楷体" w:eastAsia="楷体" w:hAnsi="楷体" w:hint="eastAsia"/>
              </w:rPr>
            </w:pPr>
            <m:oMathPara>
              <m:oMath>
                <m:r>
                  <m:rPr>
                    <m:scr m:val="script"/>
                  </m:rPr>
                  <w:rPr>
                    <w:rFonts w:ascii="Cambria Math" w:eastAsia="楷体" w:hAnsi="Cambria Math" w:cs="Cambria Math"/>
                  </w:rPr>
                  <m:t>M</m:t>
                </m:r>
                <m:r>
                  <w:rPr>
                    <w:rFonts w:ascii="Cambria Math" w:eastAsia="楷体" w:hAnsi="楷体"/>
                  </w:rPr>
                  <m:t>(θ)</m:t>
                </m:r>
              </m:oMath>
            </m:oMathPara>
          </w:p>
        </w:tc>
        <w:tc>
          <w:tcPr>
            <w:tcW w:w="7235" w:type="dxa"/>
            <w:shd w:val="clear" w:color="auto" w:fill="FFFFFF"/>
            <w:vAlign w:val="center"/>
          </w:tcPr>
          <w:p w14:paraId="6C63F833"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集合</w:t>
            </w:r>
            <m:oMath>
              <m:r>
                <w:rPr>
                  <w:rFonts w:ascii="Cambria Math" w:eastAsia="楷体" w:hAnsi="楷体"/>
                </w:rPr>
                <m:t>θ</m:t>
              </m:r>
            </m:oMath>
            <w:r w:rsidRPr="004819ED">
              <w:rPr>
                <w:rFonts w:ascii="楷体" w:eastAsia="楷体" w:hAnsi="楷体"/>
              </w:rPr>
              <w:t>中所有参数索引的集合</w:t>
            </w:r>
          </w:p>
        </w:tc>
      </w:tr>
      <w:tr w:rsidR="0042137D" w:rsidRPr="004819ED" w14:paraId="648488AE" w14:textId="77777777">
        <w:trPr>
          <w:jc w:val="center"/>
        </w:trPr>
        <w:tc>
          <w:tcPr>
            <w:tcW w:w="1261" w:type="dxa"/>
            <w:shd w:val="clear" w:color="auto" w:fill="FFFFFF"/>
            <w:vAlign w:val="center"/>
          </w:tcPr>
          <w:p w14:paraId="7256E686" w14:textId="77777777" w:rsidR="0042137D" w:rsidRPr="004819ED" w:rsidRDefault="00000000">
            <w:pPr>
              <w:pStyle w:val="Af2"/>
              <w:ind w:firstLineChars="200" w:firstLine="480"/>
              <w:rPr>
                <w:rFonts w:ascii="楷体" w:eastAsia="楷体" w:hAnsi="楷体" w:hint="eastAsia"/>
              </w:rPr>
            </w:pPr>
            <m:oMathPara>
              <m:oMath>
                <m:r>
                  <w:rPr>
                    <w:rFonts w:ascii="Cambria Math" w:eastAsia="楷体" w:hAnsi="楷体"/>
                  </w:rPr>
                  <m:t>I(</m:t>
                </m:r>
                <m:r>
                  <w:rPr>
                    <w:rFonts w:ascii="Cambria Math" w:eastAsia="楷体" w:hAnsi="Cambria Math" w:cs="Cambria Math"/>
                  </w:rPr>
                  <m:t>⋅</m:t>
                </m:r>
                <m:r>
                  <w:rPr>
                    <w:rFonts w:ascii="Cambria Math" w:eastAsia="楷体" w:hAnsi="楷体"/>
                  </w:rPr>
                  <m:t>)</m:t>
                </m:r>
              </m:oMath>
            </m:oMathPara>
          </w:p>
        </w:tc>
        <w:tc>
          <w:tcPr>
            <w:tcW w:w="7235" w:type="dxa"/>
            <w:shd w:val="clear" w:color="auto" w:fill="FFFFFF"/>
            <w:vAlign w:val="center"/>
          </w:tcPr>
          <w:p w14:paraId="0AD690FA"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用于模型解耦的参数重要性评分</w:t>
            </w:r>
          </w:p>
        </w:tc>
      </w:tr>
      <w:tr w:rsidR="0042137D" w:rsidRPr="004819ED" w14:paraId="222F2605" w14:textId="77777777">
        <w:trPr>
          <w:jc w:val="center"/>
        </w:trPr>
        <w:tc>
          <w:tcPr>
            <w:tcW w:w="1261" w:type="dxa"/>
            <w:shd w:val="clear" w:color="auto" w:fill="FFFFFF"/>
            <w:vAlign w:val="center"/>
          </w:tcPr>
          <w:p w14:paraId="4B7C6E73" w14:textId="77777777" w:rsidR="0042137D" w:rsidRPr="004819ED" w:rsidRDefault="00000000">
            <w:pPr>
              <w:pStyle w:val="Af2"/>
              <w:ind w:firstLineChars="200" w:firstLine="480"/>
              <w:rPr>
                <w:rFonts w:ascii="楷体" w:eastAsia="楷体" w:hAnsi="楷体" w:hint="eastAsia"/>
              </w:rPr>
            </w:pPr>
            <m:oMathPara>
              <m:oMath>
                <m:r>
                  <w:rPr>
                    <w:rFonts w:ascii="Cambria Math" w:eastAsia="楷体" w:hAnsi="楷体"/>
                  </w:rPr>
                  <m:t>q,τ</m:t>
                </m:r>
              </m:oMath>
            </m:oMathPara>
          </w:p>
        </w:tc>
        <w:tc>
          <w:tcPr>
            <w:tcW w:w="7235" w:type="dxa"/>
            <w:shd w:val="clear" w:color="auto" w:fill="FFFFFF"/>
            <w:vAlign w:val="center"/>
          </w:tcPr>
          <w:p w14:paraId="7FA6198D"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用于元素级解耦的分位数和阈值</w:t>
            </w:r>
          </w:p>
        </w:tc>
      </w:tr>
    </w:tbl>
    <w:p w14:paraId="2097714F"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序列联邦学习模型</w:t>
      </w:r>
    </w:p>
    <w:p w14:paraId="6CE29A05" w14:textId="77777777" w:rsidR="0042137D" w:rsidRPr="004819ED" w:rsidRDefault="00000000">
      <w:pPr>
        <w:pStyle w:val="Af2"/>
        <w:ind w:firstLine="420"/>
        <w:rPr>
          <w:rFonts w:ascii="楷体" w:eastAsia="楷体" w:hAnsi="楷体" w:hint="eastAsia"/>
        </w:rPr>
      </w:pPr>
      <w:r w:rsidRPr="004819ED">
        <w:rPr>
          <w:rFonts w:ascii="楷体" w:eastAsia="楷体" w:hAnsi="楷体"/>
        </w:rPr>
        <w:t>在序列联邦学习场景下，将客户端集合记为</w:t>
      </w:r>
      <m:oMath>
        <m:r>
          <m:rPr>
            <m:scr m:val="script"/>
          </m:rPr>
          <w:rPr>
            <w:rFonts w:ascii="Cambria Math" w:eastAsia="楷体" w:hAnsi="楷体"/>
          </w:rPr>
          <m:t>C</m:t>
        </m:r>
      </m:oMath>
      <w:r w:rsidRPr="004819ED">
        <w:rPr>
          <w:rFonts w:ascii="楷体" w:eastAsia="楷体" w:hAnsi="楷体"/>
        </w:rPr>
        <w:t>，其中</w:t>
      </w:r>
      <m:oMath>
        <m:r>
          <w:rPr>
            <w:rFonts w:ascii="Cambria Math" w:eastAsia="楷体" w:hAnsi="Cambria Math"/>
          </w:rPr>
          <m:t>N=|</m:t>
        </m:r>
        <m:r>
          <m:rPr>
            <m:scr m:val="script"/>
          </m:rPr>
          <w:rPr>
            <w:rFonts w:ascii="Cambria Math" w:eastAsia="楷体" w:hAnsi="Cambria Math"/>
          </w:rPr>
          <m:t>C|</m:t>
        </m:r>
      </m:oMath>
      <w:r w:rsidRPr="004819ED">
        <w:rPr>
          <w:rFonts w:ascii="楷体" w:eastAsia="楷体" w:hAnsi="楷体"/>
        </w:rPr>
        <w:t>代表客户端的总数量。第i个客户端对应一个本地数据集，记为</w:t>
      </w:r>
      <m:oMath>
        <m:sSub>
          <m:sSubPr>
            <m:ctrlPr>
              <w:rPr>
                <w:rFonts w:ascii="Cambria Math" w:eastAsia="楷体" w:hAnsi="楷体"/>
                <w:i/>
              </w:rPr>
            </m:ctrlPr>
          </m:sSubPr>
          <m:e>
            <m:r>
              <m:rPr>
                <m:scr m:val="script"/>
              </m:rPr>
              <w:rPr>
                <w:rFonts w:ascii="Cambria Math" w:eastAsia="楷体" w:hAnsi="楷体"/>
              </w:rPr>
              <m:t>D</m:t>
            </m:r>
          </m:e>
          <m:sub>
            <m:r>
              <w:rPr>
                <w:rFonts w:ascii="Cambria Math" w:eastAsia="楷体" w:hAnsi="楷体"/>
              </w:rPr>
              <m:t>i</m:t>
            </m:r>
          </m:sub>
        </m:sSub>
      </m:oMath>
      <w:r w:rsidRPr="004819ED">
        <w:rPr>
          <w:rFonts w:ascii="楷体" w:eastAsia="楷体" w:hAnsi="楷体"/>
        </w:rPr>
        <w:t>；由于各客户端数据分布存在异质性，每个数据集</w:t>
      </w:r>
      <m:oMath>
        <m:sSub>
          <m:sSubPr>
            <m:ctrlPr>
              <w:rPr>
                <w:rFonts w:ascii="Cambria Math" w:eastAsia="楷体" w:hAnsi="楷体"/>
                <w:i/>
              </w:rPr>
            </m:ctrlPr>
          </m:sSubPr>
          <m:e>
            <m:r>
              <m:rPr>
                <m:scr m:val="script"/>
              </m:rPr>
              <w:rPr>
                <w:rFonts w:ascii="Cambria Math" w:eastAsia="楷体" w:hAnsi="楷体"/>
              </w:rPr>
              <m:t>D</m:t>
            </m:r>
          </m:e>
          <m:sub>
            <m:r>
              <w:rPr>
                <w:rFonts w:ascii="Cambria Math" w:eastAsia="楷体" w:hAnsi="楷体"/>
              </w:rPr>
              <m:t>i</m:t>
            </m:r>
          </m:sub>
        </m:sSub>
        <m:r>
          <w:rPr>
            <w:rFonts w:ascii="Cambria Math" w:eastAsia="楷体" w:hAnsi="楷体"/>
          </w:rPr>
          <m:t>={</m:t>
        </m:r>
        <m:sSub>
          <m:sSubPr>
            <m:ctrlPr>
              <w:rPr>
                <w:rFonts w:ascii="Cambria Math" w:eastAsia="楷体" w:hAnsi="楷体"/>
                <w:i/>
              </w:rPr>
            </m:ctrlPr>
          </m:sSubPr>
          <m:e>
            <m:r>
              <m:rPr>
                <m:scr m:val="script"/>
              </m:rPr>
              <w:rPr>
                <w:rFonts w:ascii="Cambria Math" w:eastAsia="楷体" w:hAnsi="楷体"/>
              </w:rPr>
              <m:t>X</m:t>
            </m:r>
          </m:e>
          <m:sub>
            <m:r>
              <w:rPr>
                <w:rFonts w:ascii="Cambria Math" w:eastAsia="楷体" w:hAnsi="楷体"/>
              </w:rPr>
              <m:t>i</m:t>
            </m:r>
          </m:sub>
        </m:sSub>
        <m:r>
          <w:rPr>
            <w:rFonts w:ascii="Cambria Math" w:eastAsia="楷体" w:hAnsi="楷体"/>
          </w:rPr>
          <m:t>,</m:t>
        </m:r>
        <m:sSub>
          <m:sSubPr>
            <m:ctrlPr>
              <w:rPr>
                <w:rFonts w:ascii="Cambria Math" w:eastAsia="楷体" w:hAnsi="楷体"/>
                <w:i/>
              </w:rPr>
            </m:ctrlPr>
          </m:sSubPr>
          <m:e>
            <m:r>
              <m:rPr>
                <m:scr m:val="script"/>
              </m:rPr>
              <w:rPr>
                <w:rFonts w:ascii="Cambria Math" w:eastAsia="楷体" w:hAnsi="楷体"/>
              </w:rPr>
              <m:t>Y</m:t>
            </m:r>
          </m:e>
          <m:sub>
            <m:r>
              <w:rPr>
                <w:rFonts w:ascii="Cambria Math" w:eastAsia="楷体" w:hAnsi="楷体"/>
              </w:rPr>
              <m:t>i</m:t>
            </m:r>
          </m:sub>
        </m:sSub>
        <m:r>
          <w:rPr>
            <w:rFonts w:ascii="Cambria Math" w:eastAsia="楷体" w:hAnsi="楷体"/>
          </w:rPr>
          <m:t>}={</m:t>
        </m:r>
        <m:sSubSup>
          <m:sSubSupPr>
            <m:ctrlPr>
              <w:rPr>
                <w:rFonts w:ascii="Cambria Math" w:eastAsia="楷体" w:hAnsi="楷体"/>
                <w:i/>
              </w:rPr>
            </m:ctrlPr>
          </m:sSubSupPr>
          <m:e>
            <m:r>
              <w:rPr>
                <w:rFonts w:ascii="Cambria Math" w:eastAsia="楷体" w:hAnsi="楷体"/>
              </w:rPr>
              <m:t>x</m:t>
            </m:r>
          </m:e>
          <m:sub>
            <m:r>
              <w:rPr>
                <w:rFonts w:ascii="Cambria Math" w:eastAsia="楷体" w:hAnsi="楷体"/>
              </w:rPr>
              <m:t>j</m:t>
            </m:r>
          </m:sub>
          <m:sup>
            <m:r>
              <w:rPr>
                <w:rFonts w:ascii="Cambria Math" w:eastAsia="楷体" w:hAnsi="楷体"/>
              </w:rPr>
              <m:t>(i)</m:t>
            </m:r>
          </m:sup>
        </m:sSubSup>
        <m:r>
          <w:rPr>
            <w:rFonts w:ascii="Cambria Math" w:eastAsia="楷体" w:hAnsi="楷体"/>
          </w:rPr>
          <m:t>,</m:t>
        </m:r>
        <m:sSubSup>
          <m:sSubSupPr>
            <m:ctrlPr>
              <w:rPr>
                <w:rFonts w:ascii="Cambria Math" w:eastAsia="楷体" w:hAnsi="楷体"/>
                <w:i/>
              </w:rPr>
            </m:ctrlPr>
          </m:sSubSupPr>
          <m:e>
            <m:r>
              <w:rPr>
                <w:rFonts w:ascii="Cambria Math" w:eastAsia="楷体" w:hAnsi="楷体"/>
              </w:rPr>
              <m:t>y</m:t>
            </m:r>
          </m:e>
          <m:sub>
            <m:r>
              <w:rPr>
                <w:rFonts w:ascii="Cambria Math" w:eastAsia="楷体" w:hAnsi="楷体"/>
              </w:rPr>
              <m:t>j</m:t>
            </m:r>
          </m:sub>
          <m:sup>
            <m:r>
              <w:rPr>
                <w:rFonts w:ascii="Cambria Math" w:eastAsia="楷体" w:hAnsi="楷体"/>
              </w:rPr>
              <m:t>(i)</m:t>
            </m:r>
          </m:sup>
        </m:sSubSup>
        <m:sSubSup>
          <m:sSubSupPr>
            <m:ctrlPr>
              <w:rPr>
                <w:rFonts w:ascii="Cambria Math" w:eastAsia="楷体" w:hAnsi="楷体"/>
                <w:i/>
              </w:rPr>
            </m:ctrlPr>
          </m:sSubSupPr>
          <m:e>
            <m:r>
              <w:rPr>
                <w:rFonts w:ascii="Cambria Math" w:eastAsia="楷体" w:hAnsi="楷体"/>
              </w:rPr>
              <m:t>}</m:t>
            </m:r>
          </m:e>
          <m:sub>
            <m:r>
              <w:rPr>
                <w:rFonts w:ascii="Cambria Math" w:eastAsia="楷体" w:hAnsi="楷体"/>
              </w:rPr>
              <m:t>j=1</m:t>
            </m:r>
          </m:sub>
          <m:sup>
            <m:sSub>
              <m:sSubPr>
                <m:ctrlPr>
                  <w:rPr>
                    <w:rFonts w:ascii="Cambria Math" w:eastAsia="楷体" w:hAnsi="楷体"/>
                    <w:i/>
                  </w:rPr>
                </m:ctrlPr>
              </m:sSubPr>
              <m:e>
                <m:r>
                  <w:rPr>
                    <w:rFonts w:ascii="Cambria Math" w:eastAsia="楷体" w:hAnsi="楷体"/>
                  </w:rPr>
                  <m:t>d</m:t>
                </m:r>
              </m:e>
              <m:sub>
                <m:r>
                  <w:rPr>
                    <w:rFonts w:ascii="Cambria Math" w:eastAsia="楷体" w:hAnsi="楷体"/>
                  </w:rPr>
                  <m:t>i</m:t>
                </m:r>
              </m:sub>
            </m:sSub>
            <m:ctrlPr>
              <w:rPr>
                <w:rFonts w:ascii="Cambria Math" w:eastAsia="楷体" w:hAnsi="Cambria Math" w:hint="eastAsia"/>
                <w:i/>
              </w:rPr>
            </m:ctrlPr>
          </m:sup>
        </m:sSubSup>
      </m:oMath>
      <w:r w:rsidRPr="004819ED">
        <w:rPr>
          <w:rFonts w:ascii="楷体" w:eastAsia="楷体" w:hAnsi="楷体"/>
        </w:rPr>
        <w:t>均满足non-IID特性。其中，</w:t>
      </w:r>
      <m:oMath>
        <m:sSub>
          <m:sSubPr>
            <m:ctrlPr>
              <w:rPr>
                <w:rFonts w:ascii="Cambria Math" w:eastAsia="楷体" w:hAnsi="楷体"/>
                <w:i/>
              </w:rPr>
            </m:ctrlPr>
          </m:sSubPr>
          <m:e>
            <m:r>
              <m:rPr>
                <m:scr m:val="script"/>
              </m:rPr>
              <w:rPr>
                <w:rFonts w:ascii="Cambria Math" w:eastAsia="楷体" w:hAnsi="楷体"/>
              </w:rPr>
              <m:t>X</m:t>
            </m:r>
          </m:e>
          <m:sub>
            <m:r>
              <w:rPr>
                <w:rFonts w:ascii="Cambria Math" w:eastAsia="楷体" w:hAnsi="楷体"/>
              </w:rPr>
              <m:t>i</m:t>
            </m:r>
          </m:sub>
        </m:sSub>
      </m:oMath>
      <w:r w:rsidRPr="004819ED">
        <w:rPr>
          <w:rFonts w:ascii="楷体" w:eastAsia="楷体" w:hAnsi="楷体"/>
        </w:rPr>
        <w:t>和</w:t>
      </w:r>
      <m:oMath>
        <m:sSub>
          <m:sSubPr>
            <m:ctrlPr>
              <w:rPr>
                <w:rFonts w:ascii="Cambria Math" w:eastAsia="楷体" w:hAnsi="楷体"/>
                <w:i/>
              </w:rPr>
            </m:ctrlPr>
          </m:sSubPr>
          <m:e>
            <m:r>
              <m:rPr>
                <m:scr m:val="script"/>
              </m:rPr>
              <w:rPr>
                <w:rFonts w:ascii="Cambria Math" w:eastAsia="楷体" w:hAnsi="楷体"/>
              </w:rPr>
              <m:t>Y</m:t>
            </m:r>
          </m:e>
          <m:sub>
            <m:r>
              <w:rPr>
                <w:rFonts w:ascii="Cambria Math" w:eastAsia="楷体" w:hAnsi="楷体"/>
              </w:rPr>
              <m:t>i</m:t>
            </m:r>
          </m:sub>
        </m:sSub>
      </m:oMath>
      <w:r w:rsidRPr="004819ED">
        <w:rPr>
          <w:rFonts w:ascii="楷体" w:eastAsia="楷体" w:hAnsi="楷体"/>
        </w:rPr>
        <w:t>分别表示数据集</w:t>
      </w:r>
      <m:oMath>
        <m:sSub>
          <m:sSubPr>
            <m:ctrlPr>
              <w:rPr>
                <w:rFonts w:ascii="Cambria Math" w:eastAsia="楷体" w:hAnsi="楷体"/>
                <w:i/>
              </w:rPr>
            </m:ctrlPr>
          </m:sSubPr>
          <m:e>
            <m:r>
              <m:rPr>
                <m:scr m:val="script"/>
              </m:rPr>
              <w:rPr>
                <w:rFonts w:ascii="Cambria Math" w:eastAsia="楷体" w:hAnsi="楷体"/>
              </w:rPr>
              <m:t>D</m:t>
            </m:r>
          </m:e>
          <m:sub>
            <m:r>
              <w:rPr>
                <w:rFonts w:ascii="Cambria Math" w:eastAsia="楷体" w:hAnsi="楷体"/>
              </w:rPr>
              <m:t>i</m:t>
            </m:r>
          </m:sub>
        </m:sSub>
      </m:oMath>
      <w:r w:rsidRPr="004819ED">
        <w:rPr>
          <w:rFonts w:ascii="楷体" w:eastAsia="楷体" w:hAnsi="楷体"/>
        </w:rPr>
        <w:t>的输入数据集合与标签集合，</w:t>
      </w:r>
      <m:oMath>
        <m:sSub>
          <m:sSubPr>
            <m:ctrlPr>
              <w:rPr>
                <w:rFonts w:ascii="Cambria Math" w:eastAsia="楷体" w:hAnsi="楷体"/>
                <w:i/>
              </w:rPr>
            </m:ctrlPr>
          </m:sSubPr>
          <m:e>
            <m:r>
              <w:rPr>
                <w:rFonts w:ascii="Cambria Math" w:eastAsia="楷体" w:hAnsi="楷体"/>
              </w:rPr>
              <m:t>d</m:t>
            </m:r>
          </m:e>
          <m:sub>
            <m:r>
              <w:rPr>
                <w:rFonts w:ascii="Cambria Math" w:eastAsia="楷体" w:hAnsi="楷体"/>
              </w:rPr>
              <m:t>i</m:t>
            </m:r>
          </m:sub>
        </m:sSub>
        <m:r>
          <w:rPr>
            <w:rFonts w:ascii="Cambria Math" w:eastAsia="楷体" w:hAnsi="楷体"/>
          </w:rPr>
          <m:t>=|</m:t>
        </m:r>
        <m:sSub>
          <m:sSubPr>
            <m:ctrlPr>
              <w:rPr>
                <w:rFonts w:ascii="Cambria Math" w:eastAsia="楷体" w:hAnsi="楷体"/>
                <w:i/>
              </w:rPr>
            </m:ctrlPr>
          </m:sSubPr>
          <m:e>
            <m:r>
              <m:rPr>
                <m:scr m:val="script"/>
              </m:rPr>
              <w:rPr>
                <w:rFonts w:ascii="Cambria Math" w:eastAsia="楷体" w:hAnsi="楷体"/>
              </w:rPr>
              <m:t>D</m:t>
            </m:r>
          </m:e>
          <m:sub>
            <m:r>
              <w:rPr>
                <w:rFonts w:ascii="Cambria Math" w:eastAsia="楷体" w:hAnsi="楷体"/>
              </w:rPr>
              <m:t>i</m:t>
            </m:r>
          </m:sub>
        </m:sSub>
        <m:r>
          <w:rPr>
            <w:rFonts w:ascii="Cambria Math" w:eastAsia="楷体" w:hAnsi="楷体"/>
          </w:rPr>
          <m:t>|</m:t>
        </m:r>
      </m:oMath>
      <w:r w:rsidRPr="004819ED">
        <w:rPr>
          <w:rFonts w:ascii="楷体" w:eastAsia="楷体" w:hAnsi="楷体"/>
        </w:rPr>
        <w:t>代表第</w:t>
      </w:r>
      <m:oMath>
        <m:r>
          <w:rPr>
            <w:rFonts w:ascii="Cambria Math" w:eastAsia="楷体" w:hAnsi="楷体"/>
          </w:rPr>
          <m:t>i</m:t>
        </m:r>
      </m:oMath>
      <w:r w:rsidRPr="004819ED">
        <w:rPr>
          <w:rFonts w:ascii="楷体" w:eastAsia="楷体" w:hAnsi="楷体"/>
        </w:rPr>
        <w:t>个客户端的本地数据量，</w:t>
      </w:r>
      <m:oMath>
        <m:sSubSup>
          <m:sSubSupPr>
            <m:ctrlPr>
              <w:rPr>
                <w:rFonts w:ascii="Cambria Math" w:eastAsia="楷体" w:hAnsi="楷体"/>
                <w:i/>
              </w:rPr>
            </m:ctrlPr>
          </m:sSubSupPr>
          <m:e>
            <m:r>
              <w:rPr>
                <w:rFonts w:ascii="Cambria Math" w:eastAsia="楷体" w:hAnsi="楷体"/>
              </w:rPr>
              <m:t>x</m:t>
            </m:r>
          </m:e>
          <m:sub>
            <m:r>
              <w:rPr>
                <w:rFonts w:ascii="Cambria Math" w:eastAsia="楷体" w:hAnsi="楷体"/>
              </w:rPr>
              <m:t>j</m:t>
            </m:r>
          </m:sub>
          <m:sup>
            <m:r>
              <w:rPr>
                <w:rFonts w:ascii="Cambria Math" w:eastAsia="楷体" w:hAnsi="楷体"/>
              </w:rPr>
              <m:t>(i)</m:t>
            </m:r>
          </m:sup>
        </m:sSubSup>
      </m:oMath>
      <w:r w:rsidRPr="004819ED">
        <w:rPr>
          <w:rFonts w:ascii="楷体" w:eastAsia="楷体" w:hAnsi="楷体"/>
        </w:rPr>
        <w:t>为该客户端数据集中的第</w:t>
      </w:r>
      <m:oMath>
        <m:r>
          <w:rPr>
            <w:rFonts w:ascii="Cambria Math" w:eastAsia="楷体" w:hAnsi="Cambria Math"/>
          </w:rPr>
          <m:t>j</m:t>
        </m:r>
      </m:oMath>
      <w:r w:rsidRPr="004819ED">
        <w:rPr>
          <w:rFonts w:ascii="楷体" w:eastAsia="楷体" w:hAnsi="楷体"/>
        </w:rPr>
        <w:t>个输入数据，</w:t>
      </w:r>
      <m:oMath>
        <m:sSubSup>
          <m:sSubSupPr>
            <m:ctrlPr>
              <w:rPr>
                <w:rFonts w:ascii="Cambria Math" w:eastAsia="楷体" w:hAnsi="楷体"/>
                <w:i/>
              </w:rPr>
            </m:ctrlPr>
          </m:sSubSupPr>
          <m:e>
            <m:r>
              <w:rPr>
                <w:rFonts w:ascii="Cambria Math" w:eastAsia="楷体" w:hAnsi="楷体"/>
              </w:rPr>
              <m:t>y</m:t>
            </m:r>
          </m:e>
          <m:sub>
            <m:r>
              <w:rPr>
                <w:rFonts w:ascii="Cambria Math" w:eastAsia="楷体" w:hAnsi="楷体"/>
              </w:rPr>
              <m:t>j</m:t>
            </m:r>
          </m:sub>
          <m:sup>
            <m:r>
              <w:rPr>
                <w:rFonts w:ascii="Cambria Math" w:eastAsia="楷体" w:hAnsi="楷体"/>
              </w:rPr>
              <m:t>(i)</m:t>
            </m:r>
          </m:sup>
        </m:sSubSup>
      </m:oMath>
      <w:r w:rsidRPr="004819ED">
        <w:rPr>
          <w:rFonts w:ascii="楷体" w:eastAsia="楷体" w:hAnsi="楷体"/>
        </w:rPr>
        <w:t>则为该输入数据对应的标签。所有客户端的样本总量满足</w:t>
      </w:r>
      <m:oMath>
        <m:r>
          <w:rPr>
            <w:rFonts w:ascii="Cambria Math" w:eastAsia="楷体" w:hAnsi="Cambria Math"/>
          </w:rPr>
          <m:t>d=</m:t>
        </m:r>
        <m:nary>
          <m:naryPr>
            <m:chr m:val="∑"/>
            <m:supHide m:val="1"/>
            <m:ctrlPr>
              <w:rPr>
                <w:rFonts w:ascii="Cambria Math" w:eastAsia="楷体" w:hAnsi="Cambria Math"/>
                <w:i/>
              </w:rPr>
            </m:ctrlPr>
          </m:naryPr>
          <m:sub>
            <m:r>
              <w:rPr>
                <w:rFonts w:ascii="Cambria Math" w:eastAsia="楷体" w:hAnsi="Cambria Math"/>
              </w:rPr>
              <m:t>i∈</m:t>
            </m:r>
            <m:r>
              <m:rPr>
                <m:scr m:val="script"/>
              </m:rPr>
              <w:rPr>
                <w:rFonts w:ascii="Cambria Math" w:eastAsia="楷体" w:hAnsi="Cambria Math"/>
              </w:rPr>
              <m:t>C</m:t>
            </m:r>
          </m:sub>
          <m:sup/>
          <m:e>
            <m:sSub>
              <m:sSubPr>
                <m:ctrlPr>
                  <w:rPr>
                    <w:rFonts w:ascii="Cambria Math" w:eastAsia="楷体" w:hAnsi="Cambria Math"/>
                    <w:i/>
                  </w:rPr>
                </m:ctrlPr>
              </m:sSubPr>
              <m:e>
                <m:r>
                  <w:rPr>
                    <w:rFonts w:ascii="Cambria Math" w:eastAsia="楷体" w:hAnsi="Cambria Math"/>
                  </w:rPr>
                  <m:t>d</m:t>
                </m:r>
              </m:e>
              <m:sub>
                <m:r>
                  <w:rPr>
                    <w:rFonts w:ascii="Cambria Math" w:eastAsia="楷体" w:hAnsi="Cambria Math"/>
                  </w:rPr>
                  <m:t>i</m:t>
                </m:r>
              </m:sub>
            </m:sSub>
            <m:ctrlPr>
              <w:rPr>
                <w:rFonts w:ascii="Cambria Math" w:eastAsia="楷体" w:hAnsi="Cambria Math" w:hint="eastAsia"/>
                <w:i/>
              </w:rPr>
            </m:ctrlPr>
          </m:e>
        </m:nary>
      </m:oMath>
      <w:r w:rsidRPr="004819ED">
        <w:rPr>
          <w:rFonts w:ascii="楷体" w:eastAsia="楷体" w:hAnsi="楷体"/>
        </w:rPr>
        <w:t>，整体数据集记为</w:t>
      </w:r>
      <m:oMath>
        <m:r>
          <m:rPr>
            <m:scr m:val="script"/>
          </m:rPr>
          <w:rPr>
            <w:rFonts w:ascii="Cambria Math" w:eastAsia="楷体" w:hAnsi="楷体"/>
          </w:rPr>
          <m:t>D={X,Y}={</m:t>
        </m:r>
        <m:sSub>
          <m:sSubPr>
            <m:ctrlPr>
              <w:rPr>
                <w:rFonts w:ascii="Cambria Math" w:eastAsia="楷体" w:hAnsi="楷体"/>
                <w:i/>
              </w:rPr>
            </m:ctrlPr>
          </m:sSubPr>
          <m:e>
            <m:r>
              <m:rPr>
                <m:scr m:val="script"/>
              </m:rPr>
              <w:rPr>
                <w:rFonts w:ascii="Cambria Math" w:eastAsia="楷体" w:hAnsi="楷体"/>
              </w:rPr>
              <m:t>D</m:t>
            </m:r>
          </m:e>
          <m:sub>
            <m:r>
              <w:rPr>
                <w:rFonts w:ascii="Cambria Math" w:eastAsia="楷体" w:hAnsi="楷体"/>
              </w:rPr>
              <m:t>i</m:t>
            </m:r>
          </m:sub>
        </m:sSub>
        <m:sSub>
          <m:sSubPr>
            <m:ctrlPr>
              <w:rPr>
                <w:rFonts w:ascii="Cambria Math" w:eastAsia="楷体" w:hAnsi="楷体"/>
                <w:i/>
              </w:rPr>
            </m:ctrlPr>
          </m:sSubPr>
          <m:e>
            <m:r>
              <w:rPr>
                <w:rFonts w:ascii="Cambria Math" w:eastAsia="楷体" w:hAnsi="楷体"/>
              </w:rPr>
              <m:t>}</m:t>
            </m:r>
          </m:e>
          <m:sub>
            <m:r>
              <w:rPr>
                <w:rFonts w:ascii="Cambria Math" w:eastAsia="楷体" w:hAnsi="楷体"/>
              </w:rPr>
              <m:t>i</m:t>
            </m:r>
            <m:r>
              <w:rPr>
                <w:rFonts w:ascii="Cambria Math" w:eastAsia="楷体" w:hAnsi="楷体"/>
              </w:rPr>
              <m:t>∈</m:t>
            </m:r>
            <m:r>
              <m:rPr>
                <m:scr m:val="script"/>
              </m:rPr>
              <w:rPr>
                <w:rFonts w:ascii="Cambria Math" w:eastAsia="楷体" w:hAnsi="楷体"/>
              </w:rPr>
              <m:t>C</m:t>
            </m:r>
          </m:sub>
        </m:sSub>
      </m:oMath>
      <w:r w:rsidRPr="004819ED">
        <w:rPr>
          <w:rFonts w:ascii="楷体" w:eastAsia="楷体" w:hAnsi="楷体"/>
        </w:rPr>
        <w:t>，其中</w:t>
      </w:r>
      <m:oMath>
        <m:r>
          <m:rPr>
            <m:scr m:val="script"/>
          </m:rPr>
          <w:rPr>
            <w:rFonts w:ascii="Cambria Math" w:eastAsia="楷体" w:hAnsi="楷体"/>
          </w:rPr>
          <m:t>X</m:t>
        </m:r>
      </m:oMath>
      <w:r w:rsidRPr="004819ED">
        <w:rPr>
          <w:rFonts w:ascii="楷体" w:eastAsia="楷体" w:hAnsi="楷体"/>
        </w:rPr>
        <w:t>为全部输入数据集合，</w:t>
      </w:r>
      <m:oMath>
        <m:r>
          <m:rPr>
            <m:scr m:val="script"/>
          </m:rPr>
          <w:rPr>
            <w:rFonts w:ascii="Cambria Math" w:eastAsia="楷体" w:hAnsi="楷体"/>
          </w:rPr>
          <m:t>Y</m:t>
        </m:r>
      </m:oMath>
      <w:r w:rsidRPr="004819ED">
        <w:rPr>
          <w:rFonts w:ascii="楷体" w:eastAsia="楷体" w:hAnsi="楷体"/>
        </w:rPr>
        <w:t>为全部标签集合。</w:t>
      </w:r>
    </w:p>
    <w:p w14:paraId="4C3BA61B" w14:textId="77777777" w:rsidR="0042137D" w:rsidRPr="004819ED" w:rsidRDefault="00000000" w:rsidP="008223DD">
      <w:pPr>
        <w:pStyle w:val="Af2"/>
        <w:ind w:firstLineChars="183" w:firstLine="439"/>
        <w:rPr>
          <w:rFonts w:ascii="楷体" w:eastAsia="楷体" w:hAnsi="楷体" w:hint="eastAsia"/>
        </w:rPr>
      </w:pPr>
      <w:r w:rsidRPr="004819ED">
        <w:rPr>
          <w:rFonts w:ascii="楷体" w:eastAsia="楷体" w:hAnsi="楷体"/>
        </w:rPr>
        <w:t>序列联邦学习的训练过程包含</w:t>
      </w:r>
      <m:oMath>
        <m:r>
          <w:rPr>
            <w:rFonts w:ascii="Cambria Math" w:eastAsia="楷体" w:hAnsi="楷体"/>
          </w:rPr>
          <m:t>T</m:t>
        </m:r>
      </m:oMath>
      <w:r w:rsidRPr="004819ED">
        <w:rPr>
          <w:rFonts w:ascii="楷体" w:eastAsia="楷体" w:hAnsi="楷体"/>
        </w:rPr>
        <w:t>个通信轮次。在每个轮次</w:t>
      </w:r>
      <m:oMath>
        <m:r>
          <w:rPr>
            <w:rFonts w:ascii="Cambria Math" w:eastAsia="楷体" w:hAnsi="Cambria Math"/>
          </w:rPr>
          <m:t>t(t∈[0,T])</m:t>
        </m:r>
      </m:oMath>
      <w:r w:rsidRPr="004819ED">
        <w:rPr>
          <w:rFonts w:ascii="楷体" w:eastAsia="楷体" w:hAnsi="楷体"/>
        </w:rPr>
        <w:t>中，参与训练的客户端构成集合</w:t>
      </w:r>
      <m:oMath>
        <m:sSub>
          <m:sSubPr>
            <m:ctrlPr>
              <w:rPr>
                <w:rFonts w:ascii="Cambria Math" w:eastAsia="楷体" w:hAnsi="楷体"/>
                <w:i/>
              </w:rPr>
            </m:ctrlPr>
          </m:sSubPr>
          <m:e>
            <m:r>
              <m:rPr>
                <m:scr m:val="script"/>
              </m:rPr>
              <w:rPr>
                <w:rFonts w:ascii="Cambria Math" w:eastAsia="楷体" w:hAnsi="楷体"/>
              </w:rPr>
              <m:t>C</m:t>
            </m:r>
          </m:e>
          <m:sub>
            <m:r>
              <w:rPr>
                <w:rFonts w:ascii="Cambria Math" w:eastAsia="楷体" w:hAnsi="楷体"/>
              </w:rPr>
              <m:t>t</m:t>
            </m:r>
          </m:sub>
        </m:sSub>
        <m:r>
          <w:rPr>
            <w:rFonts w:ascii="Cambria Math" w:eastAsia="楷体" w:hAnsi="Cambria Math" w:cs="Cambria Math"/>
          </w:rPr>
          <m:t>⊂</m:t>
        </m:r>
        <m:r>
          <m:rPr>
            <m:scr m:val="script"/>
          </m:rPr>
          <w:rPr>
            <w:rFonts w:ascii="Cambria Math" w:eastAsia="楷体" w:hAnsi="楷体"/>
          </w:rPr>
          <m:t>C</m:t>
        </m:r>
      </m:oMath>
      <w:r w:rsidRPr="004819ED">
        <w:rPr>
          <w:rFonts w:ascii="楷体" w:eastAsia="楷体" w:hAnsi="楷体"/>
        </w:rPr>
        <w:t>，其数量为</w:t>
      </w:r>
      <m:oMath>
        <m:sSub>
          <m:sSubPr>
            <m:ctrlPr>
              <w:rPr>
                <w:rFonts w:ascii="Cambria Math" w:eastAsia="楷体" w:hAnsi="Cambria Math"/>
                <w:i/>
              </w:rPr>
            </m:ctrlPr>
          </m:sSubPr>
          <m:e>
            <m:r>
              <w:rPr>
                <w:rFonts w:ascii="Cambria Math" w:eastAsia="楷体" w:hAnsi="Cambria Math"/>
              </w:rPr>
              <m:t>n</m:t>
            </m:r>
          </m:e>
          <m:sub>
            <m:r>
              <w:rPr>
                <w:rFonts w:ascii="Cambria Math" w:eastAsia="楷体" w:hAnsi="Cambria Math"/>
              </w:rPr>
              <m:t>t</m:t>
            </m:r>
          </m:sub>
        </m:sSub>
        <m:r>
          <w:rPr>
            <w:rFonts w:ascii="Cambria Math" w:eastAsia="楷体" w:hAnsi="Cambria Math"/>
          </w:rPr>
          <m:t>=|</m:t>
        </m:r>
        <m:sSub>
          <m:sSubPr>
            <m:ctrlPr>
              <w:rPr>
                <w:rFonts w:ascii="Cambria Math" w:eastAsia="楷体" w:hAnsi="Cambria Math"/>
                <w:i/>
              </w:rPr>
            </m:ctrlPr>
          </m:sSubPr>
          <m:e>
            <m:r>
              <m:rPr>
                <m:scr m:val="script"/>
              </m:rPr>
              <w:rPr>
                <w:rFonts w:ascii="Cambria Math" w:eastAsia="楷体" w:hAnsi="Cambria Math"/>
              </w:rPr>
              <m:t>C</m:t>
            </m:r>
          </m:e>
          <m:sub>
            <m:r>
              <w:rPr>
                <w:rFonts w:ascii="Cambria Math" w:eastAsia="楷体" w:hAnsi="Cambria Math"/>
              </w:rPr>
              <m:t>t</m:t>
            </m:r>
          </m:sub>
        </m:sSub>
        <m:r>
          <w:rPr>
            <w:rFonts w:ascii="Cambria Math" w:eastAsia="楷体" w:hAnsi="Cambria Math"/>
          </w:rPr>
          <m:t>|=γ⋅|</m:t>
        </m:r>
        <m:r>
          <m:rPr>
            <m:scr m:val="script"/>
          </m:rPr>
          <w:rPr>
            <w:rFonts w:ascii="Cambria Math" w:eastAsia="楷体" w:hAnsi="Cambria Math"/>
          </w:rPr>
          <m:t>C|</m:t>
        </m:r>
      </m:oMath>
      <w:r w:rsidRPr="004819ED">
        <w:rPr>
          <w:rFonts w:ascii="楷体" w:eastAsia="楷体" w:hAnsi="楷体"/>
        </w:rPr>
        <w:t>。每轮通信开始时，从客户端编号集合</w:t>
      </w:r>
      <m:oMath>
        <m:r>
          <w:rPr>
            <w:rFonts w:ascii="Cambria Math" w:eastAsia="楷体" w:hAnsi="楷体"/>
          </w:rPr>
          <m:t>{1,2,</m:t>
        </m:r>
        <m:r>
          <w:rPr>
            <w:rFonts w:ascii="Cambria Math" w:eastAsia="楷体" w:hAnsi="楷体"/>
          </w:rPr>
          <m:t>…</m:t>
        </m:r>
        <m:r>
          <w:rPr>
            <w:rFonts w:ascii="Cambria Math" w:eastAsia="楷体" w:hAnsi="楷体"/>
          </w:rPr>
          <m:t>,N}</m:t>
        </m:r>
      </m:oMath>
      <w:r w:rsidRPr="004819ED">
        <w:rPr>
          <w:rFonts w:ascii="楷体" w:eastAsia="楷体" w:hAnsi="楷体"/>
        </w:rPr>
        <w:t>中无放回随机抽样生成客户端序号序列</w:t>
      </w:r>
      <m:oMath>
        <m:sSub>
          <m:sSubPr>
            <m:ctrlPr>
              <w:rPr>
                <w:rFonts w:ascii="Cambria Math" w:eastAsia="楷体" w:hAnsi="Cambria Math"/>
                <w:i/>
              </w:rPr>
            </m:ctrlPr>
          </m:sSubPr>
          <m:e>
            <m:r>
              <w:rPr>
                <w:rFonts w:ascii="Cambria Math" w:eastAsia="楷体" w:hAnsi="Cambria Math"/>
              </w:rPr>
              <m:t>o</m:t>
            </m:r>
          </m:e>
          <m:sub>
            <m:r>
              <w:rPr>
                <w:rFonts w:ascii="Cambria Math" w:eastAsia="楷体" w:hAnsi="Cambria Math"/>
              </w:rPr>
              <m:t>t</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σ</m:t>
            </m:r>
          </m:e>
          <m:sub>
            <m:r>
              <w:rPr>
                <w:rFonts w:ascii="Cambria Math" w:eastAsia="楷体" w:hAnsi="Cambria Math"/>
              </w:rPr>
              <m:t>1</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σ</m:t>
            </m:r>
          </m:e>
          <m:sub>
            <m:r>
              <w:rPr>
                <w:rFonts w:ascii="Cambria Math" w:eastAsia="楷体" w:hAnsi="Cambria Math"/>
              </w:rPr>
              <m:t>2</m:t>
            </m:r>
          </m:sub>
        </m:sSub>
        <m:r>
          <w:rPr>
            <w:rFonts w:ascii="Cambria Math" w:eastAsia="楷体" w:hAnsi="Cambria Math"/>
          </w:rPr>
          <m:t>,…,</m:t>
        </m:r>
        <m:sSub>
          <m:sSubPr>
            <m:ctrlPr>
              <w:rPr>
                <w:rFonts w:ascii="Cambria Math" w:eastAsia="楷体" w:hAnsi="Cambria Math"/>
                <w:i/>
              </w:rPr>
            </m:ctrlPr>
          </m:sSubPr>
          <m:e>
            <m:r>
              <w:rPr>
                <w:rFonts w:ascii="Cambria Math" w:eastAsia="楷体" w:hAnsi="Cambria Math"/>
              </w:rPr>
              <m:t>σ</m:t>
            </m:r>
          </m:e>
          <m:sub>
            <m:sSub>
              <m:sSubPr>
                <m:ctrlPr>
                  <w:rPr>
                    <w:rFonts w:ascii="Cambria Math" w:eastAsia="楷体" w:hAnsi="Cambria Math"/>
                    <w:i/>
                  </w:rPr>
                </m:ctrlPr>
              </m:sSubPr>
              <m:e>
                <m:r>
                  <w:rPr>
                    <w:rFonts w:ascii="Cambria Math" w:eastAsia="楷体" w:hAnsi="Cambria Math"/>
                  </w:rPr>
                  <m:t>n</m:t>
                </m:r>
              </m:e>
              <m:sub>
                <m:r>
                  <w:rPr>
                    <w:rFonts w:ascii="Cambria Math" w:eastAsia="楷体" w:hAnsi="Cambria Math"/>
                  </w:rPr>
                  <m:t>t</m:t>
                </m:r>
              </m:sub>
            </m:sSub>
            <m:ctrlPr>
              <w:rPr>
                <w:rFonts w:ascii="Cambria Math" w:eastAsia="楷体" w:hAnsi="Cambria Math" w:hint="eastAsia"/>
                <w:i/>
              </w:rPr>
            </m:ctrlPr>
          </m:sub>
        </m:sSub>
        <m:r>
          <w:rPr>
            <w:rFonts w:ascii="Cambria Math" w:eastAsia="楷体" w:hAnsi="Cambria Math"/>
          </w:rPr>
          <m:t>}</m:t>
        </m:r>
      </m:oMath>
      <w:r w:rsidRPr="004819ED">
        <w:rPr>
          <w:rFonts w:ascii="楷体" w:eastAsia="楷体" w:hAnsi="楷体"/>
        </w:rPr>
        <w:t>，以此确定客户端的训练顺序。在轮次</w:t>
      </w:r>
      <m:oMath>
        <m:r>
          <w:rPr>
            <w:rFonts w:ascii="Cambria Math" w:eastAsia="楷体" w:hAnsi="楷体"/>
          </w:rPr>
          <m:t>t</m:t>
        </m:r>
      </m:oMath>
      <w:r w:rsidRPr="004819ED">
        <w:rPr>
          <w:rFonts w:ascii="楷体" w:eastAsia="楷体" w:hAnsi="楷体"/>
        </w:rPr>
        <w:t>中，模型</w:t>
      </w:r>
      <m:oMath>
        <m:sSub>
          <m:sSubPr>
            <m:ctrlPr>
              <w:rPr>
                <w:rFonts w:ascii="Cambria Math" w:eastAsia="楷体" w:hAnsi="楷体"/>
                <w:i/>
              </w:rPr>
            </m:ctrlPr>
          </m:sSubPr>
          <m:e>
            <m:r>
              <w:rPr>
                <w:rFonts w:ascii="Cambria Math" w:eastAsia="楷体" w:hAnsi="楷体"/>
              </w:rPr>
              <m:t>θ</m:t>
            </m:r>
          </m:e>
          <m:sub>
            <m:r>
              <w:rPr>
                <w:rFonts w:ascii="Cambria Math" w:eastAsia="楷体" w:hAnsi="楷体"/>
              </w:rPr>
              <m:t>t</m:t>
            </m:r>
          </m:sub>
        </m:sSub>
      </m:oMath>
      <w:r w:rsidRPr="004819ED">
        <w:rPr>
          <w:rFonts w:ascii="楷体" w:eastAsia="楷体" w:hAnsi="楷体"/>
        </w:rPr>
        <w:t>按预设顺序</w:t>
      </w:r>
      <m:oMath>
        <m:sSub>
          <m:sSubPr>
            <m:ctrlPr>
              <w:rPr>
                <w:rFonts w:ascii="Cambria Math" w:eastAsia="楷体" w:hAnsi="楷体"/>
                <w:i/>
              </w:rPr>
            </m:ctrlPr>
          </m:sSubPr>
          <m:e>
            <m:r>
              <w:rPr>
                <w:rFonts w:ascii="Cambria Math" w:eastAsia="楷体" w:hAnsi="楷体"/>
              </w:rPr>
              <m:t>o</m:t>
            </m:r>
          </m:e>
          <m:sub>
            <m:r>
              <w:rPr>
                <w:rFonts w:ascii="Cambria Math" w:eastAsia="楷体" w:hAnsi="楷体"/>
              </w:rPr>
              <m:t>t</m:t>
            </m:r>
          </m:sub>
        </m:sSub>
      </m:oMath>
      <w:r w:rsidRPr="004819ED">
        <w:rPr>
          <w:rFonts w:ascii="楷体" w:eastAsia="楷体" w:hAnsi="楷体"/>
        </w:rPr>
        <w:t>在各客户端上依次训练。用</w:t>
      </w:r>
      <m:oMath>
        <m:sSubSup>
          <m:sSubSupPr>
            <m:ctrlPr>
              <w:rPr>
                <w:rFonts w:ascii="Cambria Math" w:eastAsia="楷体" w:hAnsi="楷体"/>
                <w:i/>
              </w:rPr>
            </m:ctrlPr>
          </m:sSubSupPr>
          <m:e>
            <m:r>
              <w:rPr>
                <w:rFonts w:ascii="Cambria Math" w:eastAsia="楷体" w:hAnsi="楷体"/>
              </w:rPr>
              <m:t>θ</m:t>
            </m:r>
          </m:e>
          <m:sub>
            <m:r>
              <w:rPr>
                <w:rFonts w:ascii="Cambria Math" w:eastAsia="楷体" w:hAnsi="楷体"/>
              </w:rPr>
              <m:t>t,</m:t>
            </m:r>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sub>
          <m:sup>
            <m:r>
              <w:rPr>
                <w:rFonts w:ascii="Cambria Math" w:eastAsia="楷体" w:hAnsi="楷体"/>
              </w:rPr>
              <m:t>k</m:t>
            </m:r>
          </m:sup>
        </m:sSubSup>
      </m:oMath>
      <w:r w:rsidRPr="004819ED">
        <w:rPr>
          <w:rFonts w:ascii="楷体" w:eastAsia="楷体" w:hAnsi="楷体"/>
        </w:rPr>
        <w:t>表示轮次</w:t>
      </w:r>
      <m:oMath>
        <m:r>
          <w:rPr>
            <w:rFonts w:ascii="Cambria Math" w:eastAsia="楷体" w:hAnsi="楷体"/>
          </w:rPr>
          <m:t>t</m:t>
        </m:r>
      </m:oMath>
      <w:r w:rsidRPr="004819ED">
        <w:rPr>
          <w:rFonts w:ascii="楷体" w:eastAsia="楷体" w:hAnsi="楷体"/>
        </w:rPr>
        <w:t>中第</w:t>
      </w:r>
      <m:oMath>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oMath>
      <w:r w:rsidRPr="004819ED">
        <w:rPr>
          <w:rFonts w:ascii="楷体" w:eastAsia="楷体" w:hAnsi="楷体"/>
        </w:rPr>
        <w:t>个客户端经过</w:t>
      </w:r>
      <m:oMath>
        <m:r>
          <w:rPr>
            <w:rFonts w:ascii="Cambria Math" w:eastAsia="楷体" w:hAnsi="楷体"/>
          </w:rPr>
          <m:t>k</m:t>
        </m:r>
      </m:oMath>
      <w:r w:rsidRPr="004819ED">
        <w:rPr>
          <w:rFonts w:ascii="楷体" w:eastAsia="楷体" w:hAnsi="楷体"/>
        </w:rPr>
        <w:t>次本地训练后的模型。每个客户端</w:t>
      </w:r>
      <m:oMath>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r>
          <w:rPr>
            <w:rFonts w:ascii="Cambria Math" w:eastAsia="楷体" w:hAnsi="楷体"/>
          </w:rPr>
          <m:t>(j</m:t>
        </m:r>
        <m:r>
          <w:rPr>
            <w:rFonts w:ascii="Cambria Math" w:eastAsia="楷体" w:hAnsi="楷体"/>
          </w:rPr>
          <m:t>∈</m:t>
        </m:r>
        <m:r>
          <w:rPr>
            <w:rFonts w:ascii="Cambria Math" w:eastAsia="楷体" w:hAnsi="楷体"/>
          </w:rPr>
          <m:t>{1,2,</m:t>
        </m:r>
        <m:r>
          <w:rPr>
            <w:rFonts w:ascii="Cambria Math" w:eastAsia="楷体" w:hAnsi="楷体"/>
          </w:rPr>
          <m:t>…</m:t>
        </m:r>
        <m:r>
          <w:rPr>
            <w:rFonts w:ascii="Cambria Math" w:eastAsia="楷体" w:hAnsi="楷体"/>
          </w:rPr>
          <m:t>,</m:t>
        </m:r>
        <m:sSub>
          <m:sSubPr>
            <m:ctrlPr>
              <w:rPr>
                <w:rFonts w:ascii="Cambria Math" w:eastAsia="楷体" w:hAnsi="楷体"/>
                <w:i/>
              </w:rPr>
            </m:ctrlPr>
          </m:sSubPr>
          <m:e>
            <m:r>
              <w:rPr>
                <w:rFonts w:ascii="Cambria Math" w:eastAsia="楷体" w:hAnsi="楷体"/>
              </w:rPr>
              <m:t>n</m:t>
            </m:r>
          </m:e>
          <m:sub>
            <m:r>
              <w:rPr>
                <w:rFonts w:ascii="Cambria Math" w:eastAsia="楷体" w:hAnsi="楷体"/>
              </w:rPr>
              <m:t>t</m:t>
            </m:r>
          </m:sub>
        </m:sSub>
        <m:r>
          <w:rPr>
            <w:rFonts w:ascii="Cambria Math" w:eastAsia="楷体" w:hAnsi="楷体"/>
          </w:rPr>
          <m:t>})</m:t>
        </m:r>
      </m:oMath>
      <w:r w:rsidRPr="004819ED">
        <w:rPr>
          <w:rFonts w:ascii="楷体" w:eastAsia="楷体" w:hAnsi="楷体"/>
        </w:rPr>
        <w:t>基于前一个客户端</w:t>
      </w:r>
      <m:oMath>
        <m:sSub>
          <m:sSubPr>
            <m:ctrlPr>
              <w:rPr>
                <w:rFonts w:ascii="Cambria Math" w:eastAsia="楷体" w:hAnsi="楷体"/>
                <w:i/>
              </w:rPr>
            </m:ctrlPr>
          </m:sSubPr>
          <m:e>
            <m:r>
              <w:rPr>
                <w:rFonts w:ascii="Cambria Math" w:eastAsia="楷体" w:hAnsi="楷体"/>
              </w:rPr>
              <m:t>σ</m:t>
            </m:r>
          </m:e>
          <m:sub>
            <m:r>
              <w:rPr>
                <w:rFonts w:ascii="Cambria Math" w:eastAsia="楷体" w:hAnsi="楷体"/>
              </w:rPr>
              <m:t>j</m:t>
            </m:r>
            <m:r>
              <w:rPr>
                <w:rFonts w:ascii="Cambria Math" w:eastAsia="楷体" w:hAnsi="Cambria Math" w:cs="Cambria Math"/>
              </w:rPr>
              <m:t>-</m:t>
            </m:r>
            <m:r>
              <w:rPr>
                <w:rFonts w:ascii="Cambria Math" w:eastAsia="楷体" w:hAnsi="楷体"/>
              </w:rPr>
              <m:t>1</m:t>
            </m:r>
          </m:sub>
        </m:sSub>
      </m:oMath>
      <w:r w:rsidRPr="004819ED">
        <w:rPr>
          <w:rFonts w:ascii="楷体" w:eastAsia="楷体" w:hAnsi="楷体"/>
        </w:rPr>
        <w:t>的训练模型初始化自身参数：若</w:t>
      </w:r>
      <m:oMath>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oMath>
      <w:r w:rsidRPr="004819ED">
        <w:rPr>
          <w:rFonts w:ascii="楷体" w:eastAsia="楷体" w:hAnsi="楷体"/>
        </w:rPr>
        <w:t>是序列</w:t>
      </w:r>
      <m:oMath>
        <m:sSub>
          <m:sSubPr>
            <m:ctrlPr>
              <w:rPr>
                <w:rFonts w:ascii="Cambria Math" w:eastAsia="楷体" w:hAnsi="楷体"/>
                <w:i/>
              </w:rPr>
            </m:ctrlPr>
          </m:sSubPr>
          <m:e>
            <m:r>
              <w:rPr>
                <w:rFonts w:ascii="Cambria Math" w:eastAsia="楷体" w:hAnsi="楷体"/>
              </w:rPr>
              <m:t>o</m:t>
            </m:r>
          </m:e>
          <m:sub>
            <m:r>
              <w:rPr>
                <w:rFonts w:ascii="Cambria Math" w:eastAsia="楷体" w:hAnsi="楷体"/>
              </w:rPr>
              <m:t>t</m:t>
            </m:r>
          </m:sub>
        </m:sSub>
      </m:oMath>
      <w:r w:rsidRPr="004819ED">
        <w:rPr>
          <w:rFonts w:ascii="楷体" w:eastAsia="楷体" w:hAnsi="楷体"/>
        </w:rPr>
        <w:t>中的首个客户端，则</w:t>
      </w:r>
      <m:oMath>
        <m:sSubSup>
          <m:sSubSupPr>
            <m:ctrlPr>
              <w:rPr>
                <w:rFonts w:ascii="Cambria Math" w:eastAsia="楷体" w:hAnsi="楷体"/>
                <w:i/>
              </w:rPr>
            </m:ctrlPr>
          </m:sSubSupPr>
          <m:e>
            <m:r>
              <w:rPr>
                <w:rFonts w:ascii="Cambria Math" w:eastAsia="楷体" w:hAnsi="楷体"/>
              </w:rPr>
              <m:t>θ</m:t>
            </m:r>
          </m:e>
          <m:sub>
            <m:r>
              <w:rPr>
                <w:rFonts w:ascii="Cambria Math" w:eastAsia="楷体" w:hAnsi="楷体"/>
              </w:rPr>
              <m:t>t,</m:t>
            </m:r>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sub>
          <m:sup>
            <m:r>
              <w:rPr>
                <w:rFonts w:ascii="Cambria Math" w:eastAsia="楷体" w:hAnsi="楷体"/>
              </w:rPr>
              <m:t>0</m:t>
            </m:r>
          </m:sup>
        </m:sSubSup>
        <m:r>
          <w:rPr>
            <w:rFonts w:ascii="Cambria Math" w:eastAsia="楷体" w:hAnsi="楷体"/>
          </w:rPr>
          <m:t>=</m:t>
        </m:r>
        <m:sSubSup>
          <m:sSubSupPr>
            <m:ctrlPr>
              <w:rPr>
                <w:rFonts w:ascii="Cambria Math" w:eastAsia="楷体" w:hAnsi="楷体"/>
                <w:i/>
              </w:rPr>
            </m:ctrlPr>
          </m:sSubSupPr>
          <m:e>
            <m:r>
              <w:rPr>
                <w:rFonts w:ascii="Cambria Math" w:eastAsia="楷体" w:hAnsi="楷体"/>
              </w:rPr>
              <m:t>θ</m:t>
            </m:r>
          </m:e>
          <m:sub>
            <m:r>
              <w:rPr>
                <w:rFonts w:ascii="Cambria Math" w:eastAsia="楷体" w:hAnsi="楷体"/>
              </w:rPr>
              <m:t>t</m:t>
            </m:r>
            <m:r>
              <w:rPr>
                <w:rFonts w:ascii="Cambria Math" w:eastAsia="楷体" w:hAnsi="Cambria Math" w:cs="Cambria Math"/>
              </w:rPr>
              <m:t>-</m:t>
            </m:r>
            <m:r>
              <w:rPr>
                <w:rFonts w:ascii="Cambria Math" w:eastAsia="楷体" w:hAnsi="楷体"/>
              </w:rPr>
              <m:t>1,</m:t>
            </m:r>
            <m:sSub>
              <m:sSubPr>
                <m:ctrlPr>
                  <w:rPr>
                    <w:rFonts w:ascii="Cambria Math" w:eastAsia="楷体" w:hAnsi="楷体"/>
                    <w:i/>
                  </w:rPr>
                </m:ctrlPr>
              </m:sSubPr>
              <m:e>
                <m:r>
                  <w:rPr>
                    <w:rFonts w:ascii="Cambria Math" w:eastAsia="楷体" w:hAnsi="楷体"/>
                  </w:rPr>
                  <m:t>σ</m:t>
                </m:r>
              </m:e>
              <m:sub>
                <m:sSub>
                  <m:sSubPr>
                    <m:ctrlPr>
                      <w:rPr>
                        <w:rFonts w:ascii="Cambria Math" w:eastAsia="楷体" w:hAnsi="楷体"/>
                        <w:i/>
                      </w:rPr>
                    </m:ctrlPr>
                  </m:sSubPr>
                  <m:e>
                    <m:r>
                      <w:rPr>
                        <w:rFonts w:ascii="Cambria Math" w:eastAsia="楷体" w:hAnsi="楷体"/>
                      </w:rPr>
                      <m:t>n</m:t>
                    </m:r>
                  </m:e>
                  <m:sub>
                    <m:r>
                      <w:rPr>
                        <w:rFonts w:ascii="Cambria Math" w:eastAsia="楷体" w:hAnsi="楷体"/>
                      </w:rPr>
                      <m:t>t</m:t>
                    </m:r>
                  </m:sub>
                </m:sSub>
                <m:ctrlPr>
                  <w:rPr>
                    <w:rFonts w:ascii="Cambria Math" w:eastAsia="楷体" w:hAnsi="Cambria Math" w:hint="eastAsia"/>
                    <w:i/>
                  </w:rPr>
                </m:ctrlPr>
              </m:sub>
            </m:sSub>
          </m:sub>
          <m:sup>
            <m:r>
              <w:rPr>
                <w:rFonts w:ascii="Cambria Math" w:eastAsia="楷体" w:hAnsi="楷体"/>
              </w:rPr>
              <m:t>K</m:t>
            </m:r>
          </m:sup>
        </m:sSubSup>
      </m:oMath>
      <w:r w:rsidRPr="004819ED">
        <w:rPr>
          <w:rFonts w:ascii="楷体" w:eastAsia="楷体" w:hAnsi="楷体"/>
        </w:rPr>
        <w:t>；否则</w:t>
      </w:r>
      <m:oMath>
        <m:sSubSup>
          <m:sSubSupPr>
            <m:ctrlPr>
              <w:rPr>
                <w:rFonts w:ascii="Cambria Math" w:eastAsia="楷体" w:hAnsi="楷体"/>
                <w:i/>
              </w:rPr>
            </m:ctrlPr>
          </m:sSubSupPr>
          <m:e>
            <m:r>
              <w:rPr>
                <w:rFonts w:ascii="Cambria Math" w:eastAsia="楷体" w:hAnsi="楷体"/>
              </w:rPr>
              <m:t>θ</m:t>
            </m:r>
          </m:e>
          <m:sub>
            <m:r>
              <w:rPr>
                <w:rFonts w:ascii="Cambria Math" w:eastAsia="楷体" w:hAnsi="楷体"/>
              </w:rPr>
              <m:t>t,</m:t>
            </m:r>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sub>
          <m:sup>
            <m:r>
              <w:rPr>
                <w:rFonts w:ascii="Cambria Math" w:eastAsia="楷体" w:hAnsi="楷体"/>
              </w:rPr>
              <m:t>0</m:t>
            </m:r>
          </m:sup>
        </m:sSubSup>
        <m:r>
          <w:rPr>
            <w:rFonts w:ascii="Cambria Math" w:eastAsia="楷体" w:hAnsi="楷体"/>
          </w:rPr>
          <m:t xml:space="preserve">= </m:t>
        </m:r>
        <m:sSubSup>
          <m:sSubSupPr>
            <m:ctrlPr>
              <w:rPr>
                <w:rFonts w:ascii="Cambria Math" w:eastAsia="楷体" w:hAnsi="楷体"/>
                <w:i/>
              </w:rPr>
            </m:ctrlPr>
          </m:sSubSupPr>
          <m:e>
            <m:r>
              <w:rPr>
                <w:rFonts w:ascii="Cambria Math" w:eastAsia="楷体" w:hAnsi="楷体"/>
              </w:rPr>
              <m:t>θ</m:t>
            </m:r>
          </m:e>
          <m:sub>
            <m:r>
              <w:rPr>
                <w:rFonts w:ascii="Cambria Math" w:eastAsia="楷体" w:hAnsi="楷体"/>
              </w:rPr>
              <m:t>t,</m:t>
            </m:r>
            <m:sSub>
              <m:sSubPr>
                <m:ctrlPr>
                  <w:rPr>
                    <w:rFonts w:ascii="Cambria Math" w:eastAsia="楷体" w:hAnsi="楷体"/>
                    <w:i/>
                  </w:rPr>
                </m:ctrlPr>
              </m:sSubPr>
              <m:e>
                <m:r>
                  <w:rPr>
                    <w:rFonts w:ascii="Cambria Math" w:eastAsia="楷体" w:hAnsi="楷体"/>
                  </w:rPr>
                  <m:t>σ</m:t>
                </m:r>
              </m:e>
              <m:sub>
                <m:r>
                  <w:rPr>
                    <w:rFonts w:ascii="Cambria Math" w:eastAsia="楷体" w:hAnsi="楷体"/>
                  </w:rPr>
                  <m:t>j</m:t>
                </m:r>
                <m:r>
                  <w:rPr>
                    <w:rFonts w:ascii="Cambria Math" w:eastAsia="楷体" w:hAnsi="Cambria Math" w:cs="Cambria Math"/>
                  </w:rPr>
                  <m:t>-</m:t>
                </m:r>
                <m:r>
                  <w:rPr>
                    <w:rFonts w:ascii="Cambria Math" w:eastAsia="楷体" w:hAnsi="楷体"/>
                  </w:rPr>
                  <m:t>1</m:t>
                </m:r>
              </m:sub>
            </m:sSub>
          </m:sub>
          <m:sup>
            <m:r>
              <w:rPr>
                <w:rFonts w:ascii="Cambria Math" w:eastAsia="楷体" w:hAnsi="楷体"/>
              </w:rPr>
              <m:t>K</m:t>
            </m:r>
          </m:sup>
        </m:sSubSup>
      </m:oMath>
      <w:r w:rsidRPr="004819ED">
        <w:rPr>
          <w:rFonts w:ascii="楷体" w:eastAsia="楷体" w:hAnsi="楷体"/>
        </w:rPr>
        <w:t>。其中</w:t>
      </w:r>
      <m:oMath>
        <m:sSubSup>
          <m:sSubSupPr>
            <m:ctrlPr>
              <w:rPr>
                <w:rFonts w:ascii="Cambria Math" w:eastAsia="楷体" w:hAnsi="楷体"/>
                <w:i/>
              </w:rPr>
            </m:ctrlPr>
          </m:sSubSupPr>
          <m:e>
            <m:r>
              <w:rPr>
                <w:rFonts w:ascii="Cambria Math" w:eastAsia="楷体" w:hAnsi="楷体"/>
              </w:rPr>
              <m:t>θ</m:t>
            </m:r>
          </m:e>
          <m:sub>
            <m:r>
              <w:rPr>
                <w:rFonts w:ascii="Cambria Math" w:eastAsia="楷体" w:hAnsi="楷体"/>
              </w:rPr>
              <m:t>t,i</m:t>
            </m:r>
          </m:sub>
          <m:sup>
            <m:r>
              <w:rPr>
                <w:rFonts w:ascii="Cambria Math" w:eastAsia="楷体" w:hAnsi="楷体"/>
              </w:rPr>
              <m:t>k</m:t>
            </m:r>
          </m:sup>
        </m:sSubSup>
      </m:oMath>
      <w:r w:rsidRPr="004819ED">
        <w:rPr>
          <w:rFonts w:ascii="楷体" w:eastAsia="楷体" w:hAnsi="楷体"/>
        </w:rPr>
        <w:t>表示轮次t中第</w:t>
      </w:r>
      <m:oMath>
        <m:r>
          <w:rPr>
            <w:rFonts w:ascii="Cambria Math" w:eastAsia="楷体" w:hAnsi="楷体"/>
          </w:rPr>
          <m:t>i</m:t>
        </m:r>
      </m:oMath>
      <w:r w:rsidRPr="004819ED">
        <w:rPr>
          <w:rFonts w:ascii="楷体" w:eastAsia="楷体" w:hAnsi="楷体"/>
        </w:rPr>
        <w:t>个客户端经过</w:t>
      </w:r>
      <m:oMath>
        <m:r>
          <w:rPr>
            <w:rFonts w:ascii="Cambria Math" w:eastAsia="楷体" w:hAnsi="楷体"/>
          </w:rPr>
          <m:t>k</m:t>
        </m:r>
      </m:oMath>
      <w:r w:rsidRPr="004819ED">
        <w:rPr>
          <w:rFonts w:ascii="楷体" w:eastAsia="楷体" w:hAnsi="楷体"/>
        </w:rPr>
        <w:t>次本地更新后的参数。客户端</w:t>
      </w:r>
      <m:oMath>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oMath>
      <w:r w:rsidRPr="004819ED">
        <w:rPr>
          <w:rFonts w:ascii="楷体" w:eastAsia="楷体" w:hAnsi="楷体"/>
        </w:rPr>
        <w:t>在其本地数</w:t>
      </w:r>
      <w:r w:rsidRPr="004819ED">
        <w:rPr>
          <w:rFonts w:ascii="楷体" w:eastAsia="楷体" w:hAnsi="楷体"/>
        </w:rPr>
        <w:lastRenderedPageBreak/>
        <w:t>据集</w:t>
      </w:r>
      <m:oMath>
        <m:sSub>
          <m:sSubPr>
            <m:ctrlPr>
              <w:rPr>
                <w:rFonts w:ascii="Cambria Math" w:eastAsia="楷体" w:hAnsi="楷体"/>
                <w:i/>
              </w:rPr>
            </m:ctrlPr>
          </m:sSubPr>
          <m:e>
            <m:r>
              <m:rPr>
                <m:scr m:val="script"/>
              </m:rPr>
              <w:rPr>
                <w:rFonts w:ascii="Cambria Math" w:eastAsia="楷体" w:hAnsi="楷体"/>
              </w:rPr>
              <m:t>D</m:t>
            </m:r>
          </m:e>
          <m:sub>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ctrlPr>
              <w:rPr>
                <w:rFonts w:ascii="Cambria Math" w:eastAsia="楷体" w:hAnsi="Cambria Math" w:hint="eastAsia"/>
                <w:i/>
              </w:rPr>
            </m:ctrlPr>
          </m:sub>
        </m:sSub>
      </m:oMath>
      <w:r w:rsidRPr="004819ED">
        <w:rPr>
          <w:rFonts w:ascii="楷体" w:eastAsia="楷体" w:hAnsi="楷体"/>
        </w:rPr>
        <w:t>上，采用学习率为</w:t>
      </w:r>
      <m:oMath>
        <m:r>
          <w:rPr>
            <w:rFonts w:ascii="Cambria Math" w:eastAsia="楷体" w:hAnsi="楷体"/>
          </w:rPr>
          <m:t>η</m:t>
        </m:r>
      </m:oMath>
      <w:r w:rsidRPr="004819ED">
        <w:rPr>
          <w:rFonts w:ascii="楷体" w:eastAsia="楷体" w:hAnsi="楷体"/>
        </w:rPr>
        <w:t>的随机梯度下降法执行</w:t>
      </w:r>
      <m:oMath>
        <m:r>
          <w:rPr>
            <w:rFonts w:ascii="Cambria Math" w:eastAsia="楷体" w:hAnsi="楷体"/>
          </w:rPr>
          <m:t>K</m:t>
        </m:r>
      </m:oMath>
      <w:r w:rsidRPr="004819ED">
        <w:rPr>
          <w:rFonts w:ascii="楷体" w:eastAsia="楷体" w:hAnsi="楷体"/>
        </w:rPr>
        <w:t>步本地更新。本地训练完成后，客户端</w:t>
      </w:r>
      <m:oMath>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oMath>
      <w:r w:rsidRPr="004819ED">
        <w:rPr>
          <w:rFonts w:ascii="楷体" w:eastAsia="楷体" w:hAnsi="楷体"/>
        </w:rPr>
        <w:t>将更新后的模型</w:t>
      </w:r>
      <m:oMath>
        <m:sSubSup>
          <m:sSubSupPr>
            <m:ctrlPr>
              <w:rPr>
                <w:rFonts w:ascii="Cambria Math" w:eastAsia="楷体" w:hAnsi="楷体"/>
                <w:i/>
              </w:rPr>
            </m:ctrlPr>
          </m:sSubSupPr>
          <m:e>
            <m:r>
              <w:rPr>
                <w:rFonts w:ascii="Cambria Math" w:eastAsia="楷体" w:hAnsi="楷体"/>
              </w:rPr>
              <m:t>θ</m:t>
            </m:r>
          </m:e>
          <m:sub>
            <m:r>
              <w:rPr>
                <w:rFonts w:ascii="Cambria Math" w:eastAsia="楷体" w:hAnsi="楷体"/>
              </w:rPr>
              <m:t>t,</m:t>
            </m:r>
            <m:sSub>
              <m:sSubPr>
                <m:ctrlPr>
                  <w:rPr>
                    <w:rFonts w:ascii="Cambria Math" w:eastAsia="楷体" w:hAnsi="楷体"/>
                    <w:i/>
                  </w:rPr>
                </m:ctrlPr>
              </m:sSubPr>
              <m:e>
                <m:r>
                  <w:rPr>
                    <w:rFonts w:ascii="Cambria Math" w:eastAsia="楷体" w:hAnsi="楷体"/>
                  </w:rPr>
                  <m:t>σ</m:t>
                </m:r>
              </m:e>
              <m:sub>
                <m:r>
                  <w:rPr>
                    <w:rFonts w:ascii="Cambria Math" w:eastAsia="楷体" w:hAnsi="楷体"/>
                  </w:rPr>
                  <m:t>j</m:t>
                </m:r>
              </m:sub>
            </m:sSub>
          </m:sub>
          <m:sup>
            <m:r>
              <w:rPr>
                <w:rFonts w:ascii="Cambria Math" w:eastAsia="楷体" w:hAnsi="楷体"/>
              </w:rPr>
              <m:t>K</m:t>
            </m:r>
          </m:sup>
        </m:sSubSup>
      </m:oMath>
      <w:r w:rsidRPr="004819ED">
        <w:rPr>
          <w:rFonts w:ascii="楷体" w:eastAsia="楷体" w:hAnsi="楷体"/>
        </w:rPr>
        <w:t>传递给下一个客户端</w:t>
      </w:r>
      <m:oMath>
        <m:sSub>
          <m:sSubPr>
            <m:ctrlPr>
              <w:rPr>
                <w:rFonts w:ascii="Cambria Math" w:eastAsia="楷体" w:hAnsi="楷体"/>
                <w:i/>
              </w:rPr>
            </m:ctrlPr>
          </m:sSubPr>
          <m:e>
            <m:r>
              <w:rPr>
                <w:rFonts w:ascii="Cambria Math" w:eastAsia="楷体" w:hAnsi="楷体"/>
              </w:rPr>
              <m:t>σ</m:t>
            </m:r>
          </m:e>
          <m:sub>
            <m:r>
              <w:rPr>
                <w:rFonts w:ascii="Cambria Math" w:eastAsia="楷体" w:hAnsi="楷体"/>
              </w:rPr>
              <m:t>j+1</m:t>
            </m:r>
          </m:sub>
        </m:sSub>
      </m:oMath>
      <w:r w:rsidRPr="004819ED">
        <w:rPr>
          <w:rFonts w:ascii="楷体" w:eastAsia="楷体" w:hAnsi="楷体"/>
        </w:rPr>
        <w:t>。当最后一个客户端</w:t>
      </w:r>
      <m:oMath>
        <m:sSub>
          <m:sSubPr>
            <m:ctrlPr>
              <w:rPr>
                <w:rFonts w:ascii="Cambria Math" w:eastAsia="楷体" w:hAnsi="楷体"/>
                <w:i/>
              </w:rPr>
            </m:ctrlPr>
          </m:sSubPr>
          <m:e>
            <m:r>
              <w:rPr>
                <w:rFonts w:ascii="Cambria Math" w:eastAsia="楷体" w:hAnsi="楷体"/>
              </w:rPr>
              <m:t>σ</m:t>
            </m:r>
          </m:e>
          <m:sub>
            <m:sSub>
              <m:sSubPr>
                <m:ctrlPr>
                  <w:rPr>
                    <w:rFonts w:ascii="Cambria Math" w:eastAsia="楷体" w:hAnsi="楷体"/>
                    <w:i/>
                  </w:rPr>
                </m:ctrlPr>
              </m:sSubPr>
              <m:e>
                <m:r>
                  <w:rPr>
                    <w:rFonts w:ascii="Cambria Math" w:eastAsia="楷体" w:hAnsi="楷体"/>
                  </w:rPr>
                  <m:t>n</m:t>
                </m:r>
              </m:e>
              <m:sub>
                <m:r>
                  <w:rPr>
                    <w:rFonts w:ascii="Cambria Math" w:eastAsia="楷体" w:hAnsi="楷体"/>
                  </w:rPr>
                  <m:t>t</m:t>
                </m:r>
              </m:sub>
            </m:sSub>
            <m:ctrlPr>
              <w:rPr>
                <w:rFonts w:ascii="Cambria Math" w:eastAsia="楷体" w:hAnsi="Cambria Math" w:hint="eastAsia"/>
                <w:i/>
              </w:rPr>
            </m:ctrlPr>
          </m:sub>
        </m:sSub>
      </m:oMath>
      <w:r w:rsidRPr="004819ED">
        <w:rPr>
          <w:rFonts w:ascii="楷体" w:eastAsia="楷体" w:hAnsi="楷体"/>
        </w:rPr>
        <w:t>完成本地训练并得到模型</w:t>
      </w:r>
      <m:oMath>
        <m:sSubSup>
          <m:sSubSupPr>
            <m:ctrlPr>
              <w:rPr>
                <w:rFonts w:ascii="Cambria Math" w:eastAsia="楷体" w:hAnsi="楷体"/>
                <w:i/>
              </w:rPr>
            </m:ctrlPr>
          </m:sSubSupPr>
          <m:e>
            <m:r>
              <w:rPr>
                <w:rFonts w:ascii="Cambria Math" w:eastAsia="楷体" w:hAnsi="楷体"/>
              </w:rPr>
              <m:t>θ</m:t>
            </m:r>
          </m:e>
          <m:sub>
            <m:r>
              <w:rPr>
                <w:rFonts w:ascii="Cambria Math" w:eastAsia="楷体" w:hAnsi="楷体"/>
              </w:rPr>
              <m:t>t,</m:t>
            </m:r>
            <m:sSub>
              <m:sSubPr>
                <m:ctrlPr>
                  <w:rPr>
                    <w:rFonts w:ascii="Cambria Math" w:eastAsia="楷体" w:hAnsi="楷体"/>
                    <w:i/>
                  </w:rPr>
                </m:ctrlPr>
              </m:sSubPr>
              <m:e>
                <m:r>
                  <w:rPr>
                    <w:rFonts w:ascii="Cambria Math" w:eastAsia="楷体" w:hAnsi="楷体"/>
                  </w:rPr>
                  <m:t>σ</m:t>
                </m:r>
              </m:e>
              <m:sub>
                <m:sSub>
                  <m:sSubPr>
                    <m:ctrlPr>
                      <w:rPr>
                        <w:rFonts w:ascii="Cambria Math" w:eastAsia="楷体" w:hAnsi="楷体"/>
                        <w:i/>
                      </w:rPr>
                    </m:ctrlPr>
                  </m:sSubPr>
                  <m:e>
                    <m:r>
                      <w:rPr>
                        <w:rFonts w:ascii="Cambria Math" w:eastAsia="楷体" w:hAnsi="楷体"/>
                      </w:rPr>
                      <m:t>n</m:t>
                    </m:r>
                  </m:e>
                  <m:sub>
                    <m:r>
                      <w:rPr>
                        <w:rFonts w:ascii="Cambria Math" w:eastAsia="楷体" w:hAnsi="楷体"/>
                      </w:rPr>
                      <m:t>t</m:t>
                    </m:r>
                  </m:sub>
                </m:sSub>
                <m:ctrlPr>
                  <w:rPr>
                    <w:rFonts w:ascii="Cambria Math" w:eastAsia="楷体" w:hAnsi="Cambria Math" w:hint="eastAsia"/>
                    <w:i/>
                  </w:rPr>
                </m:ctrlPr>
              </m:sub>
            </m:sSub>
          </m:sub>
          <m:sup>
            <m:r>
              <w:rPr>
                <w:rFonts w:ascii="Cambria Math" w:eastAsia="楷体" w:hAnsi="楷体"/>
              </w:rPr>
              <m:t>K</m:t>
            </m:r>
          </m:sup>
        </m:sSubSup>
      </m:oMath>
      <w:r w:rsidRPr="004819ED">
        <w:rPr>
          <w:rFonts w:ascii="楷体" w:eastAsia="楷体" w:hAnsi="楷体"/>
        </w:rPr>
        <w:t>时，本轮次结束。</w:t>
      </w:r>
    </w:p>
    <w:p w14:paraId="2760300E"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序列联邦学习的整体目标是寻找最优模型参数</w:t>
      </w:r>
      <m:oMath>
        <m:r>
          <w:rPr>
            <w:rFonts w:ascii="Cambria Math" w:eastAsia="楷体" w:hAnsi="楷体"/>
          </w:rPr>
          <m:t>θ</m:t>
        </m:r>
      </m:oMath>
      <w:r w:rsidRPr="004819ED">
        <w:rPr>
          <w:rFonts w:ascii="楷体" w:eastAsia="楷体" w:hAnsi="楷体"/>
        </w:rPr>
        <w:t>，使得所有客户端的损失函数</w:t>
      </w:r>
      <m:oMath>
        <m:sSub>
          <m:sSubPr>
            <m:ctrlPr>
              <w:rPr>
                <w:rFonts w:ascii="Cambria Math" w:eastAsia="楷体" w:hAnsi="楷体"/>
                <w:i/>
              </w:rPr>
            </m:ctrlPr>
          </m:sSubPr>
          <m:e>
            <m:r>
              <w:rPr>
                <w:rFonts w:ascii="Cambria Math" w:eastAsia="楷体" w:hAnsi="楷体"/>
              </w:rPr>
              <m:t>f</m:t>
            </m:r>
          </m:e>
          <m:sub>
            <m:r>
              <w:rPr>
                <w:rFonts w:ascii="Cambria Math" w:eastAsia="楷体" w:hAnsi="楷体"/>
              </w:rPr>
              <m:t>i</m:t>
            </m:r>
          </m:sub>
        </m:sSub>
        <m:r>
          <w:rPr>
            <w:rFonts w:ascii="Cambria Math" w:eastAsia="楷体" w:hAnsi="楷体"/>
          </w:rPr>
          <m:t>(θ)</m:t>
        </m:r>
      </m:oMath>
      <w:r w:rsidRPr="004819ED">
        <w:rPr>
          <w:rFonts w:ascii="楷体" w:eastAsia="楷体" w:hAnsi="楷体"/>
        </w:rPr>
        <w:t>的平均值最小，可表示为：</w:t>
      </w:r>
    </w:p>
    <w:p w14:paraId="30203F2F" w14:textId="77777777" w:rsidR="0042137D" w:rsidRPr="004819ED" w:rsidRDefault="00000000">
      <w:pPr>
        <w:pStyle w:val="Af2"/>
        <w:ind w:firstLineChars="200" w:firstLine="480"/>
        <w:jc w:val="center"/>
        <w:rPr>
          <w:rFonts w:ascii="楷体" w:eastAsia="楷体" w:hAnsi="楷体" w:hint="eastAsia"/>
        </w:rPr>
      </w:pPr>
      <m:oMath>
        <m:limLow>
          <m:limLowPr>
            <m:ctrlPr>
              <w:rPr>
                <w:rFonts w:ascii="Cambria Math" w:eastAsia="楷体" w:hAnsi="楷体"/>
                <w:i/>
              </w:rPr>
            </m:ctrlPr>
          </m:limLowPr>
          <m:e>
            <m:r>
              <w:rPr>
                <w:rFonts w:ascii="Cambria Math" w:eastAsia="楷体" w:hAnsi="楷体"/>
              </w:rPr>
              <m:t>argmin</m:t>
            </m:r>
          </m:e>
          <m:lim>
            <m:r>
              <w:rPr>
                <w:rFonts w:ascii="Cambria Math" w:eastAsia="楷体" w:hAnsi="楷体"/>
              </w:rPr>
              <m:t>θ</m:t>
            </m:r>
          </m:lim>
        </m:limLow>
        <m:f>
          <m:fPr>
            <m:ctrlPr>
              <w:rPr>
                <w:rFonts w:ascii="Cambria Math" w:eastAsia="楷体" w:hAnsi="楷体"/>
                <w:i/>
              </w:rPr>
            </m:ctrlPr>
          </m:fPr>
          <m:num>
            <m:r>
              <w:rPr>
                <w:rFonts w:ascii="Cambria Math" w:eastAsia="楷体" w:hAnsi="楷体"/>
              </w:rPr>
              <m:t>1</m:t>
            </m:r>
          </m:num>
          <m:den>
            <m:r>
              <w:rPr>
                <w:rFonts w:ascii="Cambria Math" w:eastAsia="楷体" w:hAnsi="楷体"/>
              </w:rPr>
              <m:t>N</m:t>
            </m:r>
          </m:den>
        </m:f>
        <m:nary>
          <m:naryPr>
            <m:chr m:val="∑"/>
            <m:supHide m:val="1"/>
            <m:ctrlPr>
              <w:rPr>
                <w:rFonts w:ascii="Cambria Math" w:eastAsia="楷体" w:hAnsi="楷体"/>
                <w:i/>
              </w:rPr>
            </m:ctrlPr>
          </m:naryPr>
          <m:sub>
            <m:r>
              <w:rPr>
                <w:rFonts w:ascii="Cambria Math" w:eastAsia="楷体" w:hAnsi="楷体"/>
              </w:rPr>
              <m:t>i</m:t>
            </m:r>
            <m:r>
              <w:rPr>
                <w:rFonts w:ascii="Cambria Math" w:eastAsia="楷体" w:hAnsi="楷体"/>
              </w:rPr>
              <m:t>∈</m:t>
            </m:r>
            <m:r>
              <m:rPr>
                <m:scr m:val="script"/>
              </m:rPr>
              <w:rPr>
                <w:rFonts w:ascii="Cambria Math" w:eastAsia="楷体" w:hAnsi="楷体"/>
              </w:rPr>
              <m:t>C</m:t>
            </m:r>
          </m:sub>
          <m:sup/>
          <m:e>
            <m:sSub>
              <m:sSubPr>
                <m:ctrlPr>
                  <w:rPr>
                    <w:rFonts w:ascii="Cambria Math" w:eastAsia="楷体" w:hAnsi="楷体"/>
                    <w:i/>
                  </w:rPr>
                </m:ctrlPr>
              </m:sSubPr>
              <m:e>
                <m:r>
                  <w:rPr>
                    <w:rFonts w:ascii="Cambria Math" w:eastAsia="楷体" w:hAnsi="楷体"/>
                  </w:rPr>
                  <m:t>f</m:t>
                </m:r>
              </m:e>
              <m:sub>
                <m:r>
                  <w:rPr>
                    <w:rFonts w:ascii="Cambria Math" w:eastAsia="楷体" w:hAnsi="楷体"/>
                  </w:rPr>
                  <m:t>i</m:t>
                </m:r>
              </m:sub>
            </m:sSub>
            <m:ctrlPr>
              <w:rPr>
                <w:rFonts w:ascii="Cambria Math" w:eastAsia="楷体" w:hAnsi="Cambria Math" w:hint="eastAsia"/>
                <w:i/>
              </w:rPr>
            </m:ctrlPr>
          </m:e>
        </m:nary>
        <m:d>
          <m:dPr>
            <m:ctrlPr>
              <w:rPr>
                <w:rFonts w:ascii="Cambria Math" w:eastAsia="楷体" w:hAnsi="楷体"/>
                <w:i/>
              </w:rPr>
            </m:ctrlPr>
          </m:dPr>
          <m:e>
            <m:r>
              <w:rPr>
                <w:rFonts w:ascii="Cambria Math" w:eastAsia="楷体" w:hAnsi="楷体"/>
              </w:rPr>
              <m:t>θ</m:t>
            </m:r>
          </m:e>
        </m:d>
      </m:oMath>
      <w:r w:rsidRPr="004819ED">
        <w:rPr>
          <w:rFonts w:ascii="楷体" w:eastAsia="楷体" w:hAnsi="楷体" w:hint="eastAsia"/>
        </w:rPr>
        <w:t>（1）</w:t>
      </w:r>
    </w:p>
    <w:p w14:paraId="6024CD75" w14:textId="77777777" w:rsidR="0042137D" w:rsidRPr="004819ED" w:rsidRDefault="00000000">
      <w:pPr>
        <w:pStyle w:val="Af2"/>
        <w:ind w:firstLineChars="200" w:firstLine="480"/>
        <w:rPr>
          <w:rFonts w:ascii="楷体" w:eastAsia="楷体" w:hAnsi="楷体" w:hint="eastAsia"/>
        </w:rPr>
      </w:pPr>
      <w:r w:rsidRPr="004819ED">
        <w:rPr>
          <w:rFonts w:ascii="楷体" w:eastAsia="楷体" w:hAnsi="楷体"/>
        </w:rPr>
        <w:t>式中，</w:t>
      </w:r>
      <m:oMath>
        <m:sSub>
          <m:sSubPr>
            <m:ctrlPr>
              <w:rPr>
                <w:rFonts w:ascii="Cambria Math" w:eastAsia="楷体" w:hAnsi="楷体"/>
                <w:i/>
              </w:rPr>
            </m:ctrlPr>
          </m:sSubPr>
          <m:e>
            <m:r>
              <w:rPr>
                <w:rFonts w:ascii="Cambria Math" w:eastAsia="楷体" w:hAnsi="楷体"/>
              </w:rPr>
              <m:t>f</m:t>
            </m:r>
          </m:e>
          <m:sub>
            <m:r>
              <w:rPr>
                <w:rFonts w:ascii="Cambria Math" w:eastAsia="楷体" w:hAnsi="楷体"/>
              </w:rPr>
              <m:t>i</m:t>
            </m:r>
          </m:sub>
        </m:sSub>
        <m:d>
          <m:dPr>
            <m:ctrlPr>
              <w:rPr>
                <w:rFonts w:ascii="Cambria Math" w:eastAsia="楷体" w:hAnsi="楷体"/>
                <w:i/>
              </w:rPr>
            </m:ctrlPr>
          </m:dPr>
          <m:e>
            <m:r>
              <w:rPr>
                <w:rFonts w:ascii="Cambria Math" w:eastAsia="楷体" w:hAnsi="楷体"/>
              </w:rPr>
              <m:t>θ</m:t>
            </m:r>
          </m:e>
        </m:d>
        <m:r>
          <w:rPr>
            <w:rFonts w:ascii="Cambria Math" w:eastAsia="楷体" w:hAnsi="楷体"/>
          </w:rPr>
          <m:t>=</m:t>
        </m:r>
        <m:sSub>
          <m:sSubPr>
            <m:ctrlPr>
              <w:rPr>
                <w:rFonts w:ascii="Cambria Math" w:eastAsia="楷体" w:hAnsi="楷体"/>
                <w:i/>
              </w:rPr>
            </m:ctrlPr>
          </m:sSubPr>
          <m:e>
            <m:r>
              <m:rPr>
                <m:scr m:val="double-struck"/>
              </m:rPr>
              <w:rPr>
                <w:rFonts w:ascii="Cambria Math" w:eastAsia="楷体" w:hAnsi="楷体"/>
              </w:rPr>
              <m:t>E</m:t>
            </m:r>
          </m:e>
          <m:sub>
            <m:d>
              <m:dPr>
                <m:ctrlPr>
                  <w:rPr>
                    <w:rFonts w:ascii="Cambria Math" w:eastAsia="楷体" w:hAnsi="楷体"/>
                    <w:i/>
                  </w:rPr>
                </m:ctrlPr>
              </m:dPr>
              <m:e>
                <m:r>
                  <w:rPr>
                    <w:rFonts w:ascii="Cambria Math" w:eastAsia="楷体" w:hAnsi="楷体"/>
                  </w:rPr>
                  <m:t>x,y</m:t>
                </m:r>
              </m:e>
            </m:d>
            <m:r>
              <w:rPr>
                <w:rFonts w:ascii="Cambria Math" w:eastAsia="楷体" w:hAnsi="楷体"/>
              </w:rPr>
              <m:t>~</m:t>
            </m:r>
            <m:sSub>
              <m:sSubPr>
                <m:ctrlPr>
                  <w:rPr>
                    <w:rFonts w:ascii="Cambria Math" w:eastAsia="楷体" w:hAnsi="楷体"/>
                    <w:i/>
                  </w:rPr>
                </m:ctrlPr>
              </m:sSubPr>
              <m:e>
                <m:r>
                  <m:rPr>
                    <m:scr m:val="script"/>
                  </m:rPr>
                  <w:rPr>
                    <w:rFonts w:ascii="Cambria Math" w:eastAsia="楷体" w:hAnsi="楷体"/>
                  </w:rPr>
                  <m:t>D</m:t>
                </m:r>
              </m:e>
              <m:sub>
                <m:r>
                  <w:rPr>
                    <w:rFonts w:ascii="Cambria Math" w:eastAsia="楷体" w:hAnsi="楷体"/>
                  </w:rPr>
                  <m:t>i</m:t>
                </m:r>
              </m:sub>
            </m:sSub>
            <m:ctrlPr>
              <w:rPr>
                <w:rFonts w:ascii="Cambria Math" w:eastAsia="楷体" w:hAnsi="Cambria Math" w:hint="eastAsia"/>
                <w:i/>
              </w:rPr>
            </m:ctrlPr>
          </m:sub>
        </m:sSub>
        <m:d>
          <m:dPr>
            <m:begChr m:val="["/>
            <m:endChr m:val="]"/>
            <m:ctrlPr>
              <w:rPr>
                <w:rFonts w:ascii="Cambria Math" w:eastAsia="楷体" w:hAnsi="Cambria Math"/>
                <w:i/>
              </w:rPr>
            </m:ctrlPr>
          </m:dPr>
          <m:e>
            <m:r>
              <m:rPr>
                <m:scr m:val="script"/>
              </m:rPr>
              <w:rPr>
                <w:rFonts w:ascii="Cambria Math" w:eastAsia="楷体" w:hAnsi="Cambria Math" w:cs="Cambria Math"/>
              </w:rPr>
              <m:t>l</m:t>
            </m:r>
            <m:d>
              <m:dPr>
                <m:ctrlPr>
                  <w:rPr>
                    <w:rFonts w:ascii="Cambria Math" w:eastAsia="楷体" w:hAnsi="楷体"/>
                    <w:i/>
                  </w:rPr>
                </m:ctrlPr>
              </m:dPr>
              <m:e>
                <m:r>
                  <w:rPr>
                    <w:rFonts w:ascii="Cambria Math" w:eastAsia="楷体" w:hAnsi="楷体"/>
                  </w:rPr>
                  <m:t>θ;</m:t>
                </m:r>
                <m:d>
                  <m:dPr>
                    <m:ctrlPr>
                      <w:rPr>
                        <w:rFonts w:ascii="Cambria Math" w:eastAsia="楷体" w:hAnsi="楷体"/>
                        <w:i/>
                      </w:rPr>
                    </m:ctrlPr>
                  </m:dPr>
                  <m:e>
                    <m:r>
                      <w:rPr>
                        <w:rFonts w:ascii="Cambria Math" w:eastAsia="楷体" w:hAnsi="楷体"/>
                      </w:rPr>
                      <m:t>x,y</m:t>
                    </m:r>
                  </m:e>
                </m:d>
                <m:ctrlPr>
                  <w:rPr>
                    <w:rFonts w:ascii="Cambria Math" w:eastAsia="楷体" w:hAnsi="Cambria Math" w:hint="eastAsia"/>
                    <w:i/>
                  </w:rPr>
                </m:ctrlPr>
              </m:e>
            </m:d>
            <m:ctrlPr>
              <w:rPr>
                <w:rFonts w:ascii="Cambria Math" w:eastAsia="楷体" w:hAnsi="Cambria Math" w:hint="eastAsia"/>
                <w:i/>
              </w:rPr>
            </m:ctrlPr>
          </m:e>
        </m:d>
      </m:oMath>
      <w:r w:rsidRPr="004819ED">
        <w:rPr>
          <w:rFonts w:ascii="楷体" w:eastAsia="楷体" w:hAnsi="楷体"/>
        </w:rPr>
        <w:t>，</w:t>
      </w:r>
      <m:oMath>
        <m:r>
          <m:rPr>
            <m:scr m:val="script"/>
          </m:rPr>
          <w:rPr>
            <w:rFonts w:ascii="Cambria Math" w:eastAsia="楷体" w:hAnsi="Cambria Math" w:cs="Cambria Math"/>
          </w:rPr>
          <m:t>l</m:t>
        </m:r>
        <m:d>
          <m:dPr>
            <m:ctrlPr>
              <w:rPr>
                <w:rFonts w:ascii="Cambria Math" w:eastAsia="楷体" w:hAnsi="Cambria Math"/>
                <w:i/>
              </w:rPr>
            </m:ctrlPr>
          </m:dPr>
          <m:e>
            <m:r>
              <w:rPr>
                <w:rFonts w:ascii="Cambria Math" w:eastAsia="楷体" w:hAnsi="Cambria Math" w:cs="Cambria Math"/>
              </w:rPr>
              <m:t>⋅</m:t>
            </m:r>
          </m:e>
        </m:d>
      </m:oMath>
      <w:r w:rsidRPr="004819ED">
        <w:rPr>
          <w:rFonts w:ascii="楷体" w:eastAsia="楷体" w:hAnsi="楷体"/>
        </w:rPr>
        <w:t xml:space="preserve">代表第i个客户端的本地经验损失函数， </w:t>
      </w:r>
      <m:oMath>
        <m:sSub>
          <m:sSubPr>
            <m:ctrlPr>
              <w:rPr>
                <w:rFonts w:ascii="Cambria Math" w:eastAsia="楷体" w:hAnsi="楷体"/>
                <w:i/>
              </w:rPr>
            </m:ctrlPr>
          </m:sSubPr>
          <m:e>
            <m:r>
              <m:rPr>
                <m:scr m:val="double-struck"/>
              </m:rPr>
              <w:rPr>
                <w:rFonts w:ascii="Cambria Math" w:eastAsia="楷体" w:hAnsi="楷体"/>
              </w:rPr>
              <m:t>E</m:t>
            </m:r>
          </m:e>
          <m:sub>
            <m:d>
              <m:dPr>
                <m:ctrlPr>
                  <w:rPr>
                    <w:rFonts w:ascii="Cambria Math" w:eastAsia="楷体" w:hAnsi="楷体"/>
                    <w:i/>
                  </w:rPr>
                </m:ctrlPr>
              </m:dPr>
              <m:e>
                <m:r>
                  <w:rPr>
                    <w:rFonts w:ascii="Cambria Math" w:eastAsia="楷体" w:hAnsi="楷体"/>
                  </w:rPr>
                  <m:t>x,y</m:t>
                </m:r>
              </m:e>
            </m:d>
            <m:r>
              <w:rPr>
                <w:rFonts w:ascii="Cambria Math" w:eastAsia="楷体" w:hAnsi="楷体"/>
              </w:rPr>
              <m:t>~</m:t>
            </m:r>
            <m:sSub>
              <m:sSubPr>
                <m:ctrlPr>
                  <w:rPr>
                    <w:rFonts w:ascii="Cambria Math" w:eastAsia="楷体" w:hAnsi="楷体"/>
                    <w:i/>
                  </w:rPr>
                </m:ctrlPr>
              </m:sSubPr>
              <m:e>
                <m:r>
                  <m:rPr>
                    <m:scr m:val="script"/>
                  </m:rPr>
                  <w:rPr>
                    <w:rFonts w:ascii="Cambria Math" w:eastAsia="楷体" w:hAnsi="楷体"/>
                  </w:rPr>
                  <m:t>D</m:t>
                </m:r>
              </m:e>
              <m:sub>
                <m:r>
                  <w:rPr>
                    <w:rFonts w:ascii="Cambria Math" w:eastAsia="楷体" w:hAnsi="楷体"/>
                  </w:rPr>
                  <m:t>i</m:t>
                </m:r>
              </m:sub>
            </m:sSub>
            <m:ctrlPr>
              <w:rPr>
                <w:rFonts w:ascii="Cambria Math" w:eastAsia="楷体" w:hAnsi="Cambria Math" w:hint="eastAsia"/>
                <w:i/>
              </w:rPr>
            </m:ctrlPr>
          </m:sub>
        </m:sSub>
      </m:oMath>
      <w:r w:rsidRPr="004819ED">
        <w:rPr>
          <w:rFonts w:ascii="楷体" w:eastAsia="楷体" w:hAnsi="楷体"/>
        </w:rPr>
        <w:t>表示对第</w:t>
      </w:r>
      <m:oMath>
        <m:r>
          <w:rPr>
            <w:rFonts w:ascii="Cambria Math" w:eastAsia="楷体" w:hAnsi="楷体"/>
          </w:rPr>
          <m:t>i</m:t>
        </m:r>
      </m:oMath>
      <w:r w:rsidRPr="004819ED">
        <w:rPr>
          <w:rFonts w:ascii="楷体" w:eastAsia="楷体" w:hAnsi="楷体"/>
        </w:rPr>
        <w:t>个客户端本地数据集</w:t>
      </w:r>
      <m:oMath>
        <m:sSub>
          <m:sSubPr>
            <m:ctrlPr>
              <w:rPr>
                <w:rFonts w:ascii="Cambria Math" w:eastAsia="楷体" w:hAnsi="楷体"/>
                <w:i/>
              </w:rPr>
            </m:ctrlPr>
          </m:sSubPr>
          <m:e>
            <m:r>
              <m:rPr>
                <m:scr m:val="script"/>
              </m:rPr>
              <w:rPr>
                <w:rFonts w:ascii="Cambria Math" w:eastAsia="楷体" w:hAnsi="楷体"/>
              </w:rPr>
              <m:t>D</m:t>
            </m:r>
          </m:e>
          <m:sub>
            <m:r>
              <w:rPr>
                <w:rFonts w:ascii="Cambria Math" w:eastAsia="楷体" w:hAnsi="楷体"/>
              </w:rPr>
              <m:t>i</m:t>
            </m:r>
          </m:sub>
        </m:sSub>
      </m:oMath>
      <w:r w:rsidRPr="004819ED">
        <w:rPr>
          <w:rFonts w:ascii="楷体" w:eastAsia="楷体" w:hAnsi="楷体"/>
        </w:rPr>
        <w:t>中的样本</w:t>
      </w:r>
      <m:oMath>
        <m:d>
          <m:dPr>
            <m:ctrlPr>
              <w:rPr>
                <w:rFonts w:ascii="Cambria Math" w:eastAsia="楷体" w:hAnsi="楷体"/>
                <w:i/>
              </w:rPr>
            </m:ctrlPr>
          </m:dPr>
          <m:e>
            <m:r>
              <w:rPr>
                <w:rFonts w:ascii="Cambria Math" w:eastAsia="楷体" w:hAnsi="楷体"/>
              </w:rPr>
              <m:t>x,y</m:t>
            </m:r>
          </m:e>
        </m:d>
      </m:oMath>
      <w:r w:rsidRPr="004819ED">
        <w:rPr>
          <w:rFonts w:ascii="楷体" w:eastAsia="楷体" w:hAnsi="楷体"/>
        </w:rPr>
        <w:t>求期望。</w:t>
      </w:r>
    </w:p>
    <w:p w14:paraId="4BB62F85" w14:textId="77777777" w:rsidR="0042137D" w:rsidRPr="004819ED" w:rsidRDefault="00000000">
      <w:pPr>
        <w:pStyle w:val="Af2"/>
        <w:ind w:firstLine="420"/>
        <w:rPr>
          <w:rFonts w:ascii="楷体" w:eastAsia="楷体" w:hAnsi="楷体" w:hint="eastAsia"/>
        </w:rPr>
      </w:pPr>
      <w:r w:rsidRPr="004819ED">
        <w:rPr>
          <w:rFonts w:ascii="楷体" w:eastAsia="楷体" w:hAnsi="楷体"/>
        </w:rPr>
        <w:t>为解决序列联邦学习中数据Non-IID问题，本</w:t>
      </w:r>
      <w:r w:rsidRPr="004819ED">
        <w:rPr>
          <w:rFonts w:ascii="楷体" w:eastAsia="楷体" w:hAnsi="楷体" w:hint="eastAsia"/>
        </w:rPr>
        <w:t>发明</w:t>
      </w:r>
      <w:r w:rsidRPr="004819ED">
        <w:rPr>
          <w:rFonts w:ascii="楷体" w:eastAsia="楷体" w:hAnsi="楷体"/>
        </w:rPr>
        <w:t>提出元素级模型解耦策略：</w:t>
      </w:r>
      <w:bookmarkStart w:id="21" w:name="_Hlk212800522"/>
      <w:r w:rsidRPr="004819ED">
        <w:rPr>
          <w:rFonts w:ascii="楷体" w:eastAsia="楷体" w:hAnsi="楷体"/>
        </w:rPr>
        <w:t>通过从客户端本地模型参数与前序客户端传递的更新模型参数中，分别提取客户端专属的个性化参数子集与全局共享参数子集，再将两类子集融合构建客户端初始训练模型，以此平衡模型对本地数据特性的适配性与全局训练的一致性。</w:t>
      </w:r>
      <w:bookmarkEnd w:id="21"/>
    </w:p>
    <w:p w14:paraId="08C2E30C" w14:textId="77777777" w:rsidR="0042137D" w:rsidRPr="004819ED" w:rsidRDefault="00000000">
      <w:pPr>
        <w:pStyle w:val="Af2"/>
        <w:ind w:firstLine="0"/>
        <w:rPr>
          <w:rStyle w:val="af1"/>
          <w:rFonts w:ascii="楷体" w:eastAsia="楷体" w:hAnsi="楷体" w:hint="eastAsia"/>
          <w:b/>
          <w:bCs/>
        </w:rPr>
      </w:pPr>
      <w:r w:rsidRPr="004819ED">
        <w:rPr>
          <w:rStyle w:val="af1"/>
          <w:rFonts w:ascii="楷体" w:eastAsia="楷体" w:hAnsi="楷体" w:cs="楷体"/>
          <w:b/>
          <w:bCs/>
        </w:rPr>
        <w:t>实施例</w:t>
      </w:r>
      <w:r w:rsidRPr="004819ED">
        <w:rPr>
          <w:rStyle w:val="af1"/>
          <w:rFonts w:ascii="楷体" w:eastAsia="楷体" w:hAnsi="楷体"/>
          <w:b/>
          <w:bCs/>
          <w:lang w:val="en-US"/>
        </w:rPr>
        <w:t>1</w:t>
      </w:r>
    </w:p>
    <w:p w14:paraId="0DA7FDD2" w14:textId="77777777" w:rsidR="0042137D" w:rsidRPr="004819ED" w:rsidRDefault="00000000">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rPr>
        <w:t>下面结合附图</w:t>
      </w:r>
      <w:r w:rsidRPr="004819ED">
        <w:rPr>
          <w:rStyle w:val="af1"/>
          <w:rFonts w:ascii="楷体" w:eastAsia="楷体" w:hAnsi="楷体"/>
          <w:lang w:val="en-US"/>
        </w:rPr>
        <w:t>1</w:t>
      </w:r>
      <w:r w:rsidRPr="004819ED">
        <w:rPr>
          <w:rStyle w:val="af1"/>
          <w:rFonts w:ascii="楷体" w:eastAsia="楷体" w:hAnsi="楷体" w:cs="楷体"/>
        </w:rPr>
        <w:t>对本发明的具体实施例做详细的说明；</w:t>
      </w:r>
    </w:p>
    <w:p w14:paraId="415D45B9" w14:textId="77777777" w:rsidR="0042137D" w:rsidRPr="004819ED" w:rsidRDefault="00000000">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lang w:eastAsia="zh-CN"/>
        </w:rPr>
        <w:t>一种面向数据异构的元素级顺序解耦联邦学习方法，包括以下步骤：</w:t>
      </w:r>
    </w:p>
    <w:p w14:paraId="38306CAE" w14:textId="77777777" w:rsidR="0042137D" w:rsidRPr="004819ED" w:rsidRDefault="00000000">
      <w:pPr>
        <w:pStyle w:val="Af2"/>
        <w:ind w:firstLineChars="200" w:firstLine="480"/>
        <w:rPr>
          <w:rFonts w:ascii="楷体" w:eastAsia="楷体" w:hAnsi="楷体" w:cs="楷体" w:hint="eastAsia"/>
          <w:lang w:val="zh-Hans"/>
        </w:rPr>
      </w:pPr>
      <w:r w:rsidRPr="004819ED">
        <w:rPr>
          <w:rFonts w:ascii="楷体" w:eastAsia="楷体" w:hAnsi="楷体" w:cs="楷体" w:hint="eastAsia"/>
        </w:rPr>
        <w:t>步骤1：</w:t>
      </w:r>
      <w:r w:rsidRPr="004819ED">
        <w:rPr>
          <w:rFonts w:ascii="楷体" w:eastAsia="楷体" w:hAnsi="楷体" w:cs="楷体"/>
        </w:rPr>
        <w:t>客户端训练顺序确定</w:t>
      </w:r>
      <w:r w:rsidRPr="004819ED">
        <w:rPr>
          <w:rFonts w:ascii="楷体" w:eastAsia="楷体" w:hAnsi="楷体" w:cs="楷体" w:hint="eastAsia"/>
        </w:rPr>
        <w:t>，</w:t>
      </w:r>
      <w:r w:rsidRPr="004819ED">
        <w:rPr>
          <w:rFonts w:ascii="楷体" w:eastAsia="楷体" w:hAnsi="楷体" w:cs="楷体"/>
        </w:rPr>
        <w:t>在每一轮次t的训练开始前，服务器从客户端编号集合中抽取一个客户端训练顺序的排列</w:t>
      </w:r>
      <w:bookmarkStart w:id="22" w:name="_Hlk213059091"/>
      <m:oMath>
        <m:sSub>
          <m:sSubPr>
            <m:ctrlPr>
              <w:rPr>
                <w:rFonts w:ascii="Cambria Math" w:eastAsia="楷体" w:hAnsi="Cambria Math" w:cs="楷体"/>
                <w:i/>
              </w:rPr>
            </m:ctrlPr>
          </m:sSubPr>
          <m:e>
            <m:r>
              <w:rPr>
                <w:rFonts w:ascii="Cambria Math" w:eastAsia="楷体" w:hAnsi="Cambria Math" w:cs="楷体"/>
              </w:rPr>
              <m:t>o</m:t>
            </m:r>
          </m:e>
          <m:sub>
            <m:r>
              <w:rPr>
                <w:rFonts w:ascii="Cambria Math" w:eastAsia="楷体" w:hAnsi="Cambria Math" w:cs="楷体"/>
              </w:rPr>
              <m:t>t</m:t>
            </m:r>
          </m:sub>
        </m:sSub>
      </m:oMath>
      <w:r w:rsidRPr="004819ED">
        <w:rPr>
          <w:rFonts w:ascii="楷体" w:eastAsia="楷体" w:hAnsi="楷体" w:cs="楷体"/>
        </w:rPr>
        <w:t>，明确各客户端参与训练的先后次序</w:t>
      </w:r>
      <w:bookmarkEnd w:id="22"/>
      <w:r w:rsidRPr="004819ED">
        <w:rPr>
          <w:rFonts w:ascii="楷体" w:eastAsia="楷体" w:hAnsi="楷体" w:cs="楷体"/>
        </w:rPr>
        <w:t>。</w:t>
      </w:r>
    </w:p>
    <w:p w14:paraId="40E13175" w14:textId="77777777" w:rsidR="0042137D" w:rsidRPr="004819ED" w:rsidRDefault="00000000">
      <w:pPr>
        <w:pStyle w:val="Af2"/>
        <w:ind w:firstLineChars="200" w:firstLine="480"/>
        <w:rPr>
          <w:rFonts w:ascii="楷体" w:eastAsia="楷体" w:hAnsi="楷体" w:cs="楷体" w:hint="eastAsia"/>
          <w:lang w:val="zh-Hans"/>
        </w:rPr>
      </w:pPr>
      <w:r w:rsidRPr="004819ED">
        <w:rPr>
          <w:rFonts w:ascii="楷体" w:eastAsia="楷体" w:hAnsi="楷体" w:cs="楷体" w:hint="eastAsia"/>
        </w:rPr>
        <w:t>步骤2：</w:t>
      </w:r>
      <w:r w:rsidRPr="004819ED">
        <w:rPr>
          <w:rFonts w:ascii="楷体" w:eastAsia="楷体" w:hAnsi="楷体" w:cs="楷体"/>
        </w:rPr>
        <w:t>客户端模型初始化与接收</w:t>
      </w:r>
      <w:bookmarkStart w:id="23" w:name="_Hlk213059267"/>
      <w:r w:rsidRPr="004819ED">
        <w:rPr>
          <w:rFonts w:ascii="楷体" w:eastAsia="楷体" w:hAnsi="楷体" w:cs="楷体" w:hint="eastAsia"/>
        </w:rPr>
        <w:t>，</w:t>
      </w:r>
      <w:r w:rsidRPr="004819ED">
        <w:rPr>
          <w:rFonts w:ascii="楷体" w:eastAsia="楷体" w:hAnsi="楷体" w:cs="楷体"/>
        </w:rPr>
        <w:t>对于训练顺序</w:t>
      </w:r>
      <m:oMath>
        <m:sSub>
          <m:sSubPr>
            <m:ctrlPr>
              <w:rPr>
                <w:rFonts w:ascii="Cambria Math" w:eastAsia="楷体" w:hAnsi="Cambria Math" w:cs="楷体"/>
                <w:i/>
              </w:rPr>
            </m:ctrlPr>
          </m:sSubPr>
          <m:e>
            <m:r>
              <w:rPr>
                <w:rFonts w:ascii="Cambria Math" w:eastAsia="楷体" w:hAnsi="Cambria Math" w:cs="楷体"/>
              </w:rPr>
              <m:t>o</m:t>
            </m:r>
          </m:e>
          <m:sub>
            <m:r>
              <w:rPr>
                <w:rFonts w:ascii="Cambria Math" w:eastAsia="楷体" w:hAnsi="Cambria Math" w:cs="楷体"/>
              </w:rPr>
              <m:t>t</m:t>
            </m:r>
          </m:sub>
        </m:sSub>
      </m:oMath>
      <w:r w:rsidRPr="004819ED">
        <w:rPr>
          <w:rFonts w:ascii="楷体" w:eastAsia="楷体" w:hAnsi="楷体" w:cs="楷体"/>
        </w:rPr>
        <w:t>中的每个客户端</w:t>
      </w:r>
      <m:oMath>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i</m:t>
            </m:r>
          </m:sub>
        </m:sSub>
      </m:oMath>
      <w:r w:rsidRPr="004819ED">
        <w:rPr>
          <w:rFonts w:ascii="楷体" w:eastAsia="楷体" w:hAnsi="楷体" w:cs="楷体"/>
        </w:rPr>
        <w:t>，根据其在序列中的位置获取初始模型：</w:t>
      </w:r>
    </w:p>
    <w:p w14:paraId="4562FCB6" w14:textId="77777777" w:rsidR="0042137D" w:rsidRPr="004819ED" w:rsidRDefault="00000000">
      <w:pPr>
        <w:pStyle w:val="Af2"/>
        <w:ind w:firstLineChars="200" w:firstLine="480"/>
        <w:rPr>
          <w:rFonts w:ascii="楷体" w:eastAsia="楷体" w:hAnsi="楷体" w:cs="楷体" w:hint="eastAsia"/>
          <w:lang w:val="zh-Hans"/>
        </w:rPr>
      </w:pPr>
      <w:r w:rsidRPr="004819ED">
        <w:rPr>
          <w:rFonts w:ascii="楷体" w:eastAsia="楷体" w:hAnsi="楷体" w:cs="楷体"/>
        </w:rPr>
        <w:t>若客户端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i</m:t>
            </m:r>
          </m:sub>
        </m:sSub>
      </m:oMath>
      <w:r w:rsidRPr="004819ED">
        <w:rPr>
          <w:rFonts w:ascii="楷体" w:eastAsia="楷体" w:hAnsi="楷体" w:cs="楷体"/>
        </w:rPr>
        <w:t>为序列中的首个客户端，则以上一轮次最后一个客户端的训练完成模型作为自身初始模型；</w:t>
      </w:r>
    </w:p>
    <w:p w14:paraId="4C8D96EE"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rPr>
        <w:t>若客户端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i</m:t>
            </m:r>
          </m:sub>
        </m:sSub>
      </m:oMath>
      <w:r w:rsidRPr="004819ED">
        <w:rPr>
          <w:rFonts w:ascii="楷体" w:eastAsia="楷体" w:hAnsi="楷体" w:cs="楷体"/>
        </w:rPr>
        <w:t>为序列中的非首个客户端，则调用元素级解耦</w:t>
      </w:r>
      <w:r w:rsidRPr="004819ED">
        <w:rPr>
          <w:rFonts w:ascii="楷体" w:eastAsia="楷体" w:hAnsi="楷体" w:cs="楷体" w:hint="eastAsia"/>
        </w:rPr>
        <w:t>策略</w:t>
      </w:r>
      <w:r w:rsidRPr="004819ED">
        <w:rPr>
          <w:rFonts w:ascii="楷体" w:eastAsia="楷体" w:hAnsi="楷体" w:cs="楷体"/>
        </w:rPr>
        <w:t>，接收前序客户端传递的更新后模型，并以此为基础完成自身模型的初始化。</w:t>
      </w:r>
    </w:p>
    <w:p w14:paraId="24784A8B"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hint="eastAsia"/>
        </w:rPr>
        <w:t>步骤2.1：</w:t>
      </w:r>
      <w:r w:rsidRPr="004819ED">
        <w:rPr>
          <w:rFonts w:ascii="楷体" w:eastAsia="楷体" w:hAnsi="楷体" w:cs="楷体"/>
        </w:rPr>
        <w:t>初始参数加载</w:t>
      </w:r>
      <w:r w:rsidRPr="004819ED">
        <w:rPr>
          <w:rFonts w:ascii="楷体" w:eastAsia="楷体" w:hAnsi="楷体" w:cs="楷体" w:hint="eastAsia"/>
        </w:rPr>
        <w:t>，</w:t>
      </w:r>
      <w:r w:rsidRPr="004819ED">
        <w:rPr>
          <w:rFonts w:ascii="楷体" w:eastAsia="楷体" w:hAnsi="楷体" w:cs="楷体"/>
        </w:rPr>
        <w:t>客户端加载训练所需的初始参数，包括：上一轮次完成K次本地训练后的本地模型</w:t>
      </w:r>
      <m:oMath>
        <m:sSubSup>
          <m:sSubSupPr>
            <m:ctrlPr>
              <w:rPr>
                <w:rFonts w:ascii="Cambria Math" w:eastAsia="楷体" w:hAnsi="Cambria Math" w:cs="楷体"/>
                <w:i/>
              </w:rPr>
            </m:ctrlPr>
          </m:sSubSupPr>
          <m:e>
            <m:r>
              <w:rPr>
                <w:rFonts w:ascii="Cambria Math" w:eastAsia="楷体" w:hAnsi="Cambria Math" w:cs="楷体"/>
              </w:rPr>
              <m:t>θ</m:t>
            </m:r>
          </m:e>
          <m:sub>
            <m:r>
              <w:rPr>
                <w:rFonts w:ascii="Cambria Math" w:eastAsia="楷体" w:hAnsi="Cambria Math" w:cs="楷体"/>
              </w:rPr>
              <m:t>t-1,</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sub>
          <m:sup>
            <m:r>
              <w:rPr>
                <w:rFonts w:ascii="Cambria Math" w:eastAsia="楷体" w:hAnsi="Cambria Math" w:cs="楷体"/>
              </w:rPr>
              <m:t>K</m:t>
            </m:r>
          </m:sup>
        </m:sSubSup>
      </m:oMath>
      <w:r w:rsidRPr="004819ED">
        <w:rPr>
          <w:rFonts w:ascii="楷体" w:eastAsia="楷体" w:hAnsi="楷体" w:cs="楷体"/>
        </w:rPr>
        <w:t>、本地训练轮次K、本地数据集</w:t>
      </w:r>
      <m:oMath>
        <m:sSub>
          <m:sSubPr>
            <m:ctrlPr>
              <w:rPr>
                <w:rFonts w:ascii="Cambria Math" w:eastAsia="楷体" w:hAnsi="Cambria Math" w:cs="楷体"/>
                <w:i/>
              </w:rPr>
            </m:ctrlPr>
          </m:sSubPr>
          <m:e>
            <m:r>
              <m:rPr>
                <m:scr m:val="script"/>
              </m:rPr>
              <w:rPr>
                <w:rFonts w:ascii="Cambria Math" w:eastAsia="楷体" w:hAnsi="Cambria Math" w:cs="楷体"/>
              </w:rPr>
              <m:t>D</m:t>
            </m:r>
          </m:e>
          <m:sub>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ctrlPr>
              <w:rPr>
                <w:rFonts w:ascii="Cambria Math" w:eastAsia="楷体" w:hAnsi="Cambria Math" w:cs="楷体" w:hint="eastAsia"/>
                <w:i/>
              </w:rPr>
            </m:ctrlPr>
          </m:sub>
        </m:sSub>
      </m:oMath>
      <w:r w:rsidRPr="004819ED">
        <w:rPr>
          <w:rFonts w:ascii="楷体" w:eastAsia="楷体" w:hAnsi="楷体" w:cs="楷体"/>
        </w:rPr>
        <w:t>、学习率</w:t>
      </w:r>
      <m:oMath>
        <m:r>
          <w:rPr>
            <w:rFonts w:ascii="Cambria Math" w:eastAsia="楷体" w:hAnsi="楷体" w:cs="楷体"/>
          </w:rPr>
          <m:t>η</m:t>
        </m:r>
      </m:oMath>
      <w:r w:rsidRPr="004819ED">
        <w:rPr>
          <w:rFonts w:ascii="楷体" w:eastAsia="楷体" w:hAnsi="楷体" w:cs="楷体"/>
        </w:rPr>
        <w:t>。</w:t>
      </w:r>
    </w:p>
    <w:p w14:paraId="3E63021E"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hint="eastAsia"/>
        </w:rPr>
        <w:t>步骤2.2：</w:t>
      </w:r>
      <w:r w:rsidRPr="004819ED">
        <w:rPr>
          <w:rFonts w:ascii="楷体" w:eastAsia="楷体" w:hAnsi="楷体" w:cs="楷体"/>
        </w:rPr>
        <w:t>元素级重要性评分</w:t>
      </w:r>
      <w:r w:rsidRPr="004819ED">
        <w:rPr>
          <w:rFonts w:ascii="楷体" w:eastAsia="楷体" w:hAnsi="楷体" w:cs="楷体" w:hint="eastAsia"/>
        </w:rPr>
        <w:t>，</w:t>
      </w:r>
      <w:r w:rsidRPr="004819ED">
        <w:rPr>
          <w:rFonts w:ascii="楷体" w:eastAsia="楷体" w:hAnsi="楷体" w:cs="楷体"/>
        </w:rPr>
        <w:t>计算本地模型中每个参数</w:t>
      </w:r>
      <m:oMath>
        <m:sSubSup>
          <m:sSubSupPr>
            <m:ctrlPr>
              <w:rPr>
                <w:rFonts w:ascii="Cambria Math" w:eastAsia="楷体" w:hAnsi="Cambria Math" w:cs="楷体"/>
                <w:i/>
              </w:rPr>
            </m:ctrlPr>
          </m:sSubSupPr>
          <m:e>
            <m:r>
              <w:rPr>
                <w:rFonts w:ascii="Cambria Math" w:eastAsia="楷体" w:hAnsi="Cambria Math" w:cs="楷体"/>
              </w:rPr>
              <m:t>θ</m:t>
            </m:r>
          </m:e>
          <m:sub>
            <m:r>
              <w:rPr>
                <w:rFonts w:ascii="Cambria Math" w:eastAsia="楷体" w:hAnsi="Cambria Math" w:cs="楷体"/>
              </w:rPr>
              <m:t>t-1,</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sub>
          <m:sup>
            <m:r>
              <w:rPr>
                <w:rFonts w:ascii="Cambria Math" w:eastAsia="楷体" w:hAnsi="Cambria Math" w:cs="楷体"/>
              </w:rPr>
              <m:t>K,m</m:t>
            </m:r>
          </m:sup>
        </m:sSubSup>
      </m:oMath>
      <w:r w:rsidRPr="004819ED">
        <w:rPr>
          <w:rFonts w:ascii="楷体" w:eastAsia="楷体" w:hAnsi="楷体" w:cs="楷体"/>
        </w:rPr>
        <w:t>的重要性评分，得到评分集合</w:t>
      </w:r>
      <m:oMath>
        <m:r>
          <w:rPr>
            <w:rFonts w:ascii="Cambria Math" w:eastAsia="楷体" w:hAnsi="楷体" w:cs="楷体"/>
          </w:rPr>
          <m:t>{I(</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w:rPr>
            <w:rFonts w:ascii="Cambria Math" w:eastAsia="楷体" w:hAnsi="楷体" w:cs="楷体"/>
          </w:rPr>
          <m:t>)}</m:t>
        </m:r>
      </m:oMath>
      <w:r w:rsidRPr="004819ED">
        <w:rPr>
          <w:rFonts w:ascii="楷体" w:eastAsia="楷体" w:hAnsi="楷体" w:cs="楷体"/>
        </w:rPr>
        <w:t>，以此判断哪些参数适合保留为个性化参数。</w:t>
      </w:r>
    </w:p>
    <w:p w14:paraId="3DEB2F99"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hint="eastAsia"/>
        </w:rPr>
        <w:t>具体的，重要性评分采用基于梯度的评分方法：</w:t>
      </w:r>
    </w:p>
    <w:p w14:paraId="00C177FB"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rPr>
        <w:t>在序列联邦学习的客户端训练顺序</w:t>
      </w:r>
      <m:oMath>
        <m:sSub>
          <m:sSubPr>
            <m:ctrlPr>
              <w:rPr>
                <w:rFonts w:ascii="Cambria Math" w:eastAsia="楷体" w:hAnsi="Cambria Math" w:cs="楷体"/>
                <w:i/>
              </w:rPr>
            </m:ctrlPr>
          </m:sSubPr>
          <m:e>
            <m:r>
              <w:rPr>
                <w:rFonts w:ascii="Cambria Math" w:eastAsia="楷体" w:hAnsi="Cambria Math" w:cs="楷体"/>
              </w:rPr>
              <m:t>o</m:t>
            </m:r>
          </m:e>
          <m:sub>
            <m:r>
              <w:rPr>
                <w:rFonts w:ascii="Cambria Math" w:eastAsia="楷体" w:hAnsi="Cambria Math" w:cs="楷体"/>
              </w:rPr>
              <m:t>t</m:t>
            </m:r>
          </m:sub>
        </m:sSub>
      </m:oMath>
      <w:r w:rsidRPr="004819ED">
        <w:rPr>
          <w:rFonts w:ascii="楷体" w:eastAsia="楷体" w:hAnsi="楷体" w:cs="楷体"/>
        </w:rPr>
        <w:t>中，前序客户端</w:t>
      </w:r>
      <m:oMath>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j-1</m:t>
            </m:r>
          </m:sub>
        </m:sSub>
      </m:oMath>
      <w:r w:rsidRPr="004819ED">
        <w:rPr>
          <w:rFonts w:ascii="楷体" w:eastAsia="楷体" w:hAnsi="楷体" w:cs="楷体"/>
        </w:rPr>
        <w:t>会将其训练完成的模型</w:t>
      </w:r>
      <m:oMath>
        <m:sSubSup>
          <m:sSubSupPr>
            <m:ctrlPr>
              <w:rPr>
                <w:rFonts w:ascii="Cambria Math" w:eastAsia="楷体" w:hAnsi="Cambria Math" w:cs="楷体"/>
                <w:i/>
              </w:rPr>
            </m:ctrlPr>
          </m:sSubSupPr>
          <m:e>
            <m:r>
              <w:rPr>
                <w:rFonts w:ascii="Cambria Math" w:eastAsia="楷体" w:hAnsi="Cambria Math" w:cs="楷体"/>
              </w:rPr>
              <m:t>θ</m:t>
            </m:r>
          </m:e>
          <m:sub>
            <m:r>
              <w:rPr>
                <w:rFonts w:ascii="Cambria Math" w:eastAsia="楷体" w:hAnsi="Cambria Math" w:cs="楷体"/>
              </w:rPr>
              <m:t>t,</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j-1</m:t>
                </m:r>
              </m:sub>
            </m:sSub>
          </m:sub>
          <m:sup>
            <m:r>
              <w:rPr>
                <w:rFonts w:ascii="Cambria Math" w:eastAsia="楷体" w:hAnsi="Cambria Math" w:cs="楷体"/>
              </w:rPr>
              <m:t>K</m:t>
            </m:r>
          </m:sup>
        </m:sSubSup>
      </m:oMath>
      <w:r w:rsidRPr="004819ED">
        <w:rPr>
          <w:rFonts w:ascii="楷体" w:eastAsia="楷体" w:hAnsi="楷体" w:cs="楷体"/>
        </w:rPr>
        <w:lastRenderedPageBreak/>
        <w:t>传递给下一个客户端</w:t>
      </w:r>
      <m:oMath>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oMath>
      <w:r w:rsidRPr="004819ED">
        <w:rPr>
          <w:rFonts w:ascii="楷体" w:eastAsia="楷体" w:hAnsi="楷体" w:cs="楷体"/>
        </w:rPr>
        <w:t>；客户端</w:t>
      </w:r>
      <m:oMath>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oMath>
      <w:r w:rsidRPr="004819ED">
        <w:rPr>
          <w:rFonts w:ascii="楷体" w:eastAsia="楷体" w:hAnsi="楷体" w:cs="楷体"/>
        </w:rPr>
        <w:t>自身持有上一轮训练留存的本地模型</w:t>
      </w:r>
      <m:oMath>
        <m:sSubSup>
          <m:sSubSupPr>
            <m:ctrlPr>
              <w:rPr>
                <w:rFonts w:ascii="Cambria Math" w:eastAsia="楷体" w:hAnsi="Cambria Math" w:cs="楷体"/>
                <w:i/>
              </w:rPr>
            </m:ctrlPr>
          </m:sSubSupPr>
          <m:e>
            <m:r>
              <w:rPr>
                <w:rFonts w:ascii="Cambria Math" w:eastAsia="楷体" w:hAnsi="Cambria Math" w:cs="楷体"/>
              </w:rPr>
              <m:t>θ</m:t>
            </m:r>
          </m:e>
          <m:sub>
            <m:r>
              <w:rPr>
                <w:rFonts w:ascii="Cambria Math" w:eastAsia="楷体" w:hAnsi="Cambria Math" w:cs="楷体"/>
              </w:rPr>
              <m:t>t-1,</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sub>
          <m:sup>
            <m:r>
              <w:rPr>
                <w:rFonts w:ascii="Cambria Math" w:eastAsia="楷体" w:hAnsi="Cambria Math" w:cs="楷体"/>
              </w:rPr>
              <m:t>K</m:t>
            </m:r>
          </m:sup>
        </m:sSubSup>
      </m:oMath>
      <w:r w:rsidRPr="004819ED">
        <w:rPr>
          <w:rFonts w:ascii="楷体" w:eastAsia="楷体" w:hAnsi="楷体" w:cs="楷体"/>
        </w:rPr>
        <w:t>。本发明提出的SFL中基于梯度的评分机制，</w:t>
      </w:r>
      <w:bookmarkStart w:id="24" w:name="_Hlk213068182"/>
      <w:r w:rsidRPr="004819ED">
        <w:rPr>
          <w:rFonts w:ascii="楷体" w:eastAsia="楷体" w:hAnsi="楷体" w:cs="楷体"/>
        </w:rPr>
        <w:t>定义为前序客户端训练模型</w:t>
      </w:r>
      <m:oMath>
        <m:sSubSup>
          <m:sSubSupPr>
            <m:ctrlPr>
              <w:rPr>
                <w:rFonts w:ascii="Cambria Math" w:eastAsia="楷体" w:hAnsi="Cambria Math" w:cs="楷体"/>
                <w:i/>
              </w:rPr>
            </m:ctrlPr>
          </m:sSubSupPr>
          <m:e>
            <m:r>
              <w:rPr>
                <w:rFonts w:ascii="Cambria Math" w:eastAsia="楷体" w:hAnsi="Cambria Math" w:cs="楷体"/>
              </w:rPr>
              <m:t>θ</m:t>
            </m:r>
          </m:e>
          <m:sub>
            <m:r>
              <w:rPr>
                <w:rFonts w:ascii="Cambria Math" w:eastAsia="楷体" w:hAnsi="Cambria Math" w:cs="楷体"/>
              </w:rPr>
              <m:t>t,</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j-1</m:t>
                </m:r>
              </m:sub>
            </m:sSub>
          </m:sub>
          <m:sup>
            <m:r>
              <w:rPr>
                <w:rFonts w:ascii="Cambria Math" w:eastAsia="楷体" w:hAnsi="Cambria Math" w:cs="楷体"/>
              </w:rPr>
              <m:t>K</m:t>
            </m:r>
          </m:sup>
        </m:sSubSup>
      </m:oMath>
      <w:r w:rsidRPr="004819ED">
        <w:rPr>
          <w:rFonts w:ascii="楷体" w:eastAsia="楷体" w:hAnsi="楷体" w:cs="楷体"/>
        </w:rPr>
        <w:t>与客户端</w:t>
      </w:r>
      <m:oMath>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oMath>
      <w:r w:rsidRPr="004819ED">
        <w:rPr>
          <w:rFonts w:ascii="楷体" w:eastAsia="楷体" w:hAnsi="楷体" w:cs="楷体"/>
        </w:rPr>
        <w:t>本地模型</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oMath>
      <w:r w:rsidRPr="004819ED">
        <w:rPr>
          <w:rFonts w:ascii="楷体" w:eastAsia="楷体" w:hAnsi="楷体" w:cs="楷体"/>
        </w:rPr>
        <w:t>之间的参数绝对差值，具体公式如下：</w:t>
      </w:r>
    </w:p>
    <w:p w14:paraId="192482F8" w14:textId="77777777" w:rsidR="0042137D" w:rsidRPr="004819ED" w:rsidRDefault="00000000">
      <w:pPr>
        <w:pStyle w:val="Af2"/>
        <w:jc w:val="center"/>
        <w:rPr>
          <w:rFonts w:ascii="楷体" w:eastAsia="楷体" w:hAnsi="楷体" w:cs="楷体" w:hint="eastAsia"/>
        </w:rPr>
      </w:pPr>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G</m:t>
            </m:r>
          </m:sub>
        </m:sSub>
        <m:d>
          <m:dPr>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ctrlPr>
              <w:rPr>
                <w:rFonts w:ascii="Cambria Math" w:eastAsia="楷体" w:hAnsi="Cambria Math" w:cs="楷体" w:hint="eastAsia"/>
                <w:i/>
              </w:rPr>
            </m:ctrlPr>
          </m:e>
        </m:d>
        <m:r>
          <w:rPr>
            <w:rFonts w:ascii="Cambria Math" w:eastAsia="楷体" w:hAnsi="楷体" w:cs="楷体"/>
          </w:rPr>
          <m:t>=</m:t>
        </m:r>
        <m:d>
          <m:dPr>
            <m:begChr m:val="|"/>
            <m:endChr m:val="|"/>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r>
              <w:rPr>
                <w:rFonts w:ascii="Cambria Math" w:eastAsia="楷体" w:hAnsi="Cambria Math" w:cs="Cambria Math"/>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ctrlPr>
              <w:rPr>
                <w:rFonts w:ascii="Cambria Math" w:eastAsia="楷体" w:hAnsi="Cambria Math" w:cs="楷体" w:hint="eastAsia"/>
                <w:i/>
              </w:rPr>
            </m:ctrlPr>
          </m:e>
        </m:d>
      </m:oMath>
      <w:r w:rsidRPr="004819ED">
        <w:rPr>
          <w:rFonts w:ascii="楷体" w:eastAsia="楷体" w:hAnsi="楷体" w:cs="楷体" w:hint="eastAsia"/>
        </w:rPr>
        <w:t>（2）</w:t>
      </w:r>
    </w:p>
    <w:p w14:paraId="28C13312"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rPr>
        <w:t>式中,</w:t>
      </w:r>
      <m:oMath>
        <m:sSub>
          <m:sSubPr>
            <m:ctrlPr>
              <w:rPr>
                <w:rFonts w:ascii="Cambria Math" w:eastAsia="楷体" w:hAnsi="Cambria Math" w:cs="楷体"/>
                <w:i/>
              </w:rPr>
            </m:ctrlPr>
          </m:sSubPr>
          <m:e>
            <m:r>
              <w:rPr>
                <w:rFonts w:ascii="Cambria Math" w:eastAsia="楷体" w:hAnsi="Cambria Math" w:cs="楷体"/>
              </w:rPr>
              <m:t>I</m:t>
            </m:r>
          </m:e>
          <m:sub>
            <m:r>
              <w:rPr>
                <w:rFonts w:ascii="Cambria Math" w:eastAsia="楷体" w:hAnsi="Cambria Math" w:cs="楷体"/>
              </w:rPr>
              <m:t>G</m:t>
            </m:r>
          </m:sub>
        </m:sSub>
        <m:r>
          <w:rPr>
            <w:rFonts w:ascii="Cambria Math" w:eastAsia="楷体" w:hAnsi="Cambria Math" w:cs="楷体"/>
          </w:rPr>
          <m:t>(⋅)</m:t>
        </m:r>
      </m:oMath>
      <w:r w:rsidRPr="004819ED">
        <w:rPr>
          <w:rFonts w:ascii="楷体" w:eastAsia="楷体" w:hAnsi="楷体" w:cs="楷体"/>
        </w:rPr>
        <w:t>表示客户端</w:t>
      </w:r>
      <m:oMath>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oMath>
      <w:r w:rsidRPr="004819ED">
        <w:rPr>
          <w:rFonts w:ascii="楷体" w:eastAsia="楷体" w:hAnsi="楷体" w:cs="楷体"/>
        </w:rPr>
        <w:t>本地模型中，索引为</w:t>
      </w:r>
      <m:oMath>
        <m:r>
          <w:rPr>
            <w:rFonts w:ascii="Cambria Math" w:eastAsia="楷体" w:hAnsi="Cambria Math" w:cs="楷体"/>
          </w:rPr>
          <m:t>m</m:t>
        </m:r>
      </m:oMath>
      <w:r w:rsidRPr="004819ED">
        <w:rPr>
          <w:rFonts w:ascii="楷体" w:eastAsia="楷体" w:hAnsi="楷体" w:cs="楷体"/>
        </w:rPr>
        <w:t>的参数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oMath>
      <w:r w:rsidRPr="004819ED">
        <w:rPr>
          <w:rFonts w:ascii="楷体" w:eastAsia="楷体" w:hAnsi="楷体" w:cs="楷体"/>
        </w:rPr>
        <w:t>用于个性化的重要性程度。</w:t>
      </w:r>
    </w:p>
    <w:bookmarkEnd w:id="24"/>
    <w:p w14:paraId="16D109C1"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rPr>
        <w:t>该设计与现有技术（如FedSelect、PSPFL）中的评分方法存在本质差异：FedSelect与PSPFL通过计算客户端</w:t>
      </w:r>
      <m:oMath>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oMath>
      <w:r w:rsidRPr="004819ED">
        <w:rPr>
          <w:rFonts w:ascii="楷体" w:eastAsia="楷体" w:hAnsi="楷体" w:cs="楷体"/>
        </w:rPr>
        <w:t>的训练前模型</w:t>
      </w:r>
      <m:oMath>
        <m:sSubSup>
          <m:sSubSupPr>
            <m:ctrlPr>
              <w:rPr>
                <w:rFonts w:ascii="Cambria Math" w:eastAsia="楷体" w:hAnsi="Cambria Math" w:cs="楷体"/>
                <w:i/>
              </w:rPr>
            </m:ctrlPr>
          </m:sSubSupPr>
          <m:e>
            <m:r>
              <w:rPr>
                <w:rFonts w:ascii="Cambria Math" w:eastAsia="楷体" w:hAnsi="Cambria Math" w:cs="楷体"/>
              </w:rPr>
              <m:t>θ</m:t>
            </m:r>
          </m:e>
          <m:sub>
            <m:r>
              <w:rPr>
                <w:rFonts w:ascii="Cambria Math" w:eastAsia="楷体" w:hAnsi="Cambria Math" w:cs="楷体"/>
              </w:rPr>
              <m:t>t,</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sub>
          <m:sup>
            <m:r>
              <w:rPr>
                <w:rFonts w:ascii="Cambria Math" w:eastAsia="楷体" w:hAnsi="Cambria Math" w:cs="楷体"/>
              </w:rPr>
              <m:t>0</m:t>
            </m:r>
          </m:sup>
        </m:sSubSup>
      </m:oMath>
      <w:r w:rsidRPr="004819ED">
        <w:rPr>
          <w:rFonts w:ascii="楷体" w:eastAsia="楷体" w:hAnsi="楷体" w:cs="楷体"/>
        </w:rPr>
        <w:t>与训练后模型</w:t>
      </w:r>
      <m:oMath>
        <m:sSubSup>
          <m:sSubSupPr>
            <m:ctrlPr>
              <w:rPr>
                <w:rFonts w:ascii="Cambria Math" w:eastAsia="楷体" w:hAnsi="Cambria Math" w:cs="楷体"/>
                <w:i/>
              </w:rPr>
            </m:ctrlPr>
          </m:sSubSupPr>
          <m:e>
            <m:r>
              <w:rPr>
                <w:rFonts w:ascii="Cambria Math" w:eastAsia="楷体" w:hAnsi="Cambria Math" w:cs="楷体"/>
              </w:rPr>
              <m:t>θ</m:t>
            </m:r>
          </m:e>
          <m:sub>
            <m:r>
              <w:rPr>
                <w:rFonts w:ascii="Cambria Math" w:eastAsia="楷体" w:hAnsi="Cambria Math" w:cs="楷体"/>
              </w:rPr>
              <m:t>t,</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sub>
          <m:sup>
            <m:r>
              <w:rPr>
                <w:rFonts w:ascii="Cambria Math" w:eastAsia="楷体" w:hAnsi="Cambria Math" w:cs="楷体"/>
              </w:rPr>
              <m:t>K</m:t>
            </m:r>
          </m:sup>
        </m:sSubSup>
      </m:oMath>
      <w:r w:rsidRPr="004819ED">
        <w:rPr>
          <w:rFonts w:ascii="楷体" w:eastAsia="楷体" w:hAnsi="楷体" w:cs="楷体"/>
        </w:rPr>
        <w:t>之间的参数差值来评估参数重要性；而本方法直接基于前序客户端传递模型与本地留存模型的参数差异评分，</w:t>
      </w:r>
      <m:oMath>
        <m:sSub>
          <m:sSubPr>
            <m:ctrlPr>
              <w:rPr>
                <w:rFonts w:ascii="Cambria Math" w:eastAsia="楷体" w:hAnsi="Cambria Math" w:cs="楷体"/>
                <w:i/>
              </w:rPr>
            </m:ctrlPr>
          </m:sSubPr>
          <m:e>
            <m:r>
              <w:rPr>
                <w:rFonts w:ascii="Cambria Math" w:eastAsia="楷体" w:hAnsi="Cambria Math" w:cs="楷体"/>
              </w:rPr>
              <m:t>I</m:t>
            </m:r>
          </m:e>
          <m:sub>
            <m:r>
              <w:rPr>
                <w:rFonts w:ascii="Cambria Math" w:eastAsia="楷体" w:hAnsi="Cambria Math" w:cs="楷体"/>
              </w:rPr>
              <m:t>G</m:t>
            </m:r>
          </m:sub>
        </m:sSub>
        <m:r>
          <w:rPr>
            <w:rFonts w:ascii="Cambria Math" w:eastAsia="楷体" w:hAnsi="Cambria Math" w:cs="楷体"/>
          </w:rPr>
          <m:t>(⋅)</m:t>
        </m:r>
      </m:oMath>
      <w:r w:rsidRPr="004819ED">
        <w:rPr>
          <w:rFonts w:ascii="楷体" w:eastAsia="楷体" w:hAnsi="楷体" w:cs="楷体"/>
        </w:rPr>
        <w:t>的数值越大，表明该参数对当前客户端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的优化目标影响越强，此类参数应作为个性化参数保留，以避免破坏客户端已有的模型表征能力，保障本地数据适配效果。</w:t>
      </w:r>
    </w:p>
    <w:p w14:paraId="6C6FE287"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rPr>
        <w:t>相较于本</w:t>
      </w:r>
      <w:r w:rsidRPr="004819ED">
        <w:rPr>
          <w:rFonts w:ascii="楷体" w:eastAsia="楷体" w:hAnsi="楷体" w:cs="楷体" w:hint="eastAsia"/>
        </w:rPr>
        <w:t>实施例采用的</w:t>
      </w:r>
      <w:r w:rsidRPr="004819ED">
        <w:rPr>
          <w:rFonts w:ascii="楷体" w:eastAsia="楷体" w:hAnsi="楷体" w:cs="楷体"/>
        </w:rPr>
        <w:t>方法，</w:t>
      </w:r>
      <w:r w:rsidRPr="004819ED">
        <w:rPr>
          <w:rFonts w:ascii="楷体" w:eastAsia="楷体" w:hAnsi="楷体" w:cs="楷体" w:hint="eastAsia"/>
        </w:rPr>
        <w:t>现有的</w:t>
      </w:r>
      <w:r w:rsidRPr="004819ED">
        <w:rPr>
          <w:rFonts w:ascii="楷体" w:eastAsia="楷体" w:hAnsi="楷体" w:cs="楷体"/>
        </w:rPr>
        <w:t>FedSelect与PSPFL的评分设计存在局限性：其仅能在客户端于后续轮次中再次被选中参与训练时才能使用，当客户端参与率</w:t>
      </w:r>
      <m:oMath>
        <m:r>
          <w:rPr>
            <w:rFonts w:ascii="Cambria Math" w:eastAsia="楷体" w:hAnsi="楷体" w:cs="楷体"/>
          </w:rPr>
          <m:t>γ&lt;1</m:t>
        </m:r>
      </m:oMath>
      <w:r w:rsidRPr="004819ED">
        <w:rPr>
          <w:rFonts w:ascii="楷体" w:eastAsia="楷体" w:hAnsi="楷体" w:cs="楷体"/>
        </w:rPr>
        <w:t>时，会产生参数重要性评估延迟的问题，而本方法可在客户端当前参与轮次中直接完成评分，有效规避该延迟问题。</w:t>
      </w:r>
    </w:p>
    <w:p w14:paraId="535E0D9A"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hint="eastAsia"/>
        </w:rPr>
        <w:t>步骤2.3：</w:t>
      </w:r>
      <w:r w:rsidRPr="004819ED">
        <w:rPr>
          <w:rFonts w:ascii="楷体" w:eastAsia="楷体" w:hAnsi="楷体" w:cs="楷体"/>
        </w:rPr>
        <w:t>模型参数解耦</w:t>
      </w:r>
      <w:r w:rsidRPr="004819ED">
        <w:rPr>
          <w:rFonts w:ascii="楷体" w:eastAsia="楷体" w:hAnsi="楷体" w:cs="楷体" w:hint="eastAsia"/>
        </w:rPr>
        <w:t>，</w:t>
      </w:r>
      <w:r w:rsidRPr="004819ED">
        <w:rPr>
          <w:rFonts w:ascii="楷体" w:eastAsia="楷体" w:hAnsi="楷体" w:cs="楷体"/>
        </w:rPr>
        <w:t>基于得到的参数重要性评分，</w:t>
      </w:r>
      <w:r w:rsidRPr="004819ED">
        <w:rPr>
          <w:rFonts w:ascii="楷体" w:eastAsia="楷体" w:hAnsi="楷体" w:cs="楷体" w:hint="eastAsia"/>
        </w:rPr>
        <w:t>采用分位数阈值函数</w:t>
      </w:r>
      <w:r w:rsidRPr="004819ED">
        <w:rPr>
          <w:rFonts w:ascii="楷体" w:eastAsia="楷体" w:hAnsi="楷体" w:cs="楷体"/>
        </w:rPr>
        <w:t>将本地模型参数划分为两类子集：</w:t>
      </w:r>
      <w:bookmarkStart w:id="25" w:name="_Hlk213067926"/>
    </w:p>
    <w:p w14:paraId="78CDD599"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rPr>
        <w:t>个性化参数子集</w:t>
      </w:r>
      <m:oMath>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t>
            </m:r>
          </m:sup>
        </m:sSubSup>
      </m:oMath>
      <w:r w:rsidRPr="004819ED">
        <w:rPr>
          <w:rFonts w:ascii="楷体" w:eastAsia="楷体" w:hAnsi="楷体" w:cs="楷体"/>
        </w:rPr>
        <w:t>：由重要性评分高于阈值的参数构成，用于保留客户端适配本地数据的个性化信息；</w:t>
      </w:r>
    </w:p>
    <w:p w14:paraId="1D1B37C7"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rPr>
        <w:t>共享参数子集</w:t>
      </w:r>
      <m:oMath>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0</m:t>
            </m:r>
          </m:sup>
        </m:sSubSup>
      </m:oMath>
      <w:r w:rsidRPr="004819ED">
        <w:rPr>
          <w:rFonts w:ascii="楷体" w:eastAsia="楷体" w:hAnsi="楷体" w:cs="楷体"/>
        </w:rPr>
        <w:t>：由重要性评分低于或等于阈值的参数构成，用于接收前序客户端传递的共享知识。</w:t>
      </w:r>
      <w:bookmarkEnd w:id="25"/>
    </w:p>
    <w:p w14:paraId="2AFBBFBC" w14:textId="77777777" w:rsidR="0042137D" w:rsidRPr="004819ED" w:rsidRDefault="00000000">
      <w:pPr>
        <w:pStyle w:val="Af2"/>
        <w:ind w:firstLineChars="200" w:firstLine="480"/>
        <w:rPr>
          <w:rStyle w:val="af1"/>
          <w:rFonts w:ascii="楷体" w:eastAsia="楷体" w:hAnsi="楷体" w:cs="楷体" w:hint="eastAsia"/>
          <w:lang w:eastAsia="zh-CN"/>
        </w:rPr>
      </w:pPr>
      <w:r w:rsidRPr="004819ED">
        <w:rPr>
          <w:rFonts w:ascii="楷体" w:eastAsia="楷体" w:hAnsi="楷体" w:cs="楷体" w:hint="eastAsia"/>
        </w:rPr>
        <w:t>具体的，</w:t>
      </w:r>
      <w:r w:rsidRPr="004819ED">
        <w:rPr>
          <w:rStyle w:val="af1"/>
          <w:rFonts w:ascii="楷体" w:eastAsia="楷体" w:hAnsi="楷体" w:cs="楷体" w:hint="eastAsia"/>
          <w:lang w:eastAsia="zh-CN"/>
        </w:rPr>
        <w:t>所述分位数阈值函数包括:</w:t>
      </w:r>
    </w:p>
    <w:p w14:paraId="16F7605F" w14:textId="77777777" w:rsidR="0042137D" w:rsidRPr="004819ED" w:rsidRDefault="00000000">
      <w:pPr>
        <w:pStyle w:val="Af2"/>
        <w:ind w:firstLineChars="200" w:firstLine="480"/>
        <w:rPr>
          <w:rFonts w:ascii="楷体" w:eastAsia="楷体" w:hAnsi="楷体" w:cs="楷体" w:hint="eastAsia"/>
        </w:rPr>
      </w:pPr>
      <m:oMath>
        <m:sSub>
          <m:sSubPr>
            <m:ctrlPr>
              <w:rPr>
                <w:rFonts w:ascii="Cambria Math" w:eastAsia="楷体" w:hAnsi="楷体" w:cs="楷体"/>
                <w:i/>
              </w:rPr>
            </m:ctrlPr>
          </m:sSubPr>
          <m:e>
            <m:r>
              <w:rPr>
                <w:rFonts w:ascii="Cambria Math" w:eastAsia="楷体" w:hAnsi="楷体" w:cs="楷体"/>
              </w:rPr>
              <m:t>f</m:t>
            </m:r>
          </m:e>
          <m:sub>
            <m:r>
              <w:rPr>
                <w:rFonts w:ascii="Cambria Math" w:eastAsia="楷体" w:hAnsi="楷体" w:cs="楷体"/>
              </w:rPr>
              <m:t>q</m:t>
            </m:r>
          </m:sub>
        </m:sSub>
        <m:r>
          <w:rPr>
            <w:rFonts w:ascii="Cambria Math" w:eastAsia="楷体" w:hAnsi="楷体" w:cs="楷体"/>
          </w:rPr>
          <m:t>:I(</m:t>
        </m:r>
        <m:r>
          <w:rPr>
            <w:rFonts w:ascii="Cambria Math" w:eastAsia="楷体" w:hAnsi="Cambria Math" w:cs="Cambria Math"/>
          </w:rPr>
          <m:t>⋅</m:t>
        </m:r>
        <m:r>
          <w:rPr>
            <w:rFonts w:ascii="Cambria Math" w:eastAsia="楷体" w:hAnsi="楷体" w:cs="楷体"/>
          </w:rPr>
          <m:t>)</m:t>
        </m:r>
        <m:r>
          <w:rPr>
            <w:rFonts w:ascii="Cambria Math" w:eastAsia="楷体" w:hAnsi="楷体" w:cs="楷体"/>
          </w:rPr>
          <m:t>→</m:t>
        </m:r>
        <m:r>
          <m:rPr>
            <m:scr m:val="double-struck"/>
          </m:rPr>
          <w:rPr>
            <w:rFonts w:ascii="Cambria Math" w:eastAsia="楷体" w:hAnsi="Cambria Math" w:cs="Cambria Math"/>
          </w:rPr>
          <m:t>R</m:t>
        </m:r>
      </m:oMath>
      <w:r w:rsidRPr="004819ED">
        <w:rPr>
          <w:rFonts w:ascii="楷体" w:eastAsia="楷体" w:hAnsi="楷体" w:cs="楷体"/>
        </w:rPr>
        <w:t>确定解耦阈值</w:t>
      </w:r>
      <m:oMath>
        <m:r>
          <w:rPr>
            <w:rFonts w:ascii="Cambria Math" w:eastAsia="楷体" w:hAnsi="楷体" w:cs="楷体"/>
          </w:rPr>
          <m:t>τ</m:t>
        </m:r>
      </m:oMath>
      <w:r w:rsidRPr="004819ED">
        <w:rPr>
          <w:rFonts w:ascii="楷体" w:eastAsia="楷体" w:hAnsi="楷体" w:cs="楷体"/>
        </w:rPr>
        <w:t>，阈值计算方式如下：</w:t>
      </w:r>
    </w:p>
    <w:p w14:paraId="2B38E485" w14:textId="77777777" w:rsidR="0042137D" w:rsidRPr="004819ED" w:rsidRDefault="00000000">
      <w:pPr>
        <w:pStyle w:val="Af2"/>
        <w:jc w:val="center"/>
        <w:rPr>
          <w:rFonts w:ascii="楷体" w:eastAsia="楷体" w:hAnsi="楷体" w:cs="楷体" w:hint="eastAsia"/>
        </w:rPr>
      </w:pPr>
      <m:oMath>
        <m:r>
          <w:rPr>
            <w:rFonts w:ascii="Cambria Math" w:eastAsia="楷体" w:hAnsi="楷体" w:cs="楷体"/>
          </w:rPr>
          <m:t>τ=</m:t>
        </m:r>
        <m:sSub>
          <m:sSubPr>
            <m:ctrlPr>
              <w:rPr>
                <w:rFonts w:ascii="Cambria Math" w:eastAsia="楷体" w:hAnsi="楷体" w:cs="楷体"/>
                <w:i/>
              </w:rPr>
            </m:ctrlPr>
          </m:sSubPr>
          <m:e>
            <m:r>
              <w:rPr>
                <w:rFonts w:ascii="Cambria Math" w:eastAsia="楷体" w:hAnsi="楷体" w:cs="楷体"/>
              </w:rPr>
              <m:t>f</m:t>
            </m:r>
          </m:e>
          <m:sub>
            <m:r>
              <w:rPr>
                <w:rFonts w:ascii="Cambria Math" w:eastAsia="楷体" w:hAnsi="楷体" w:cs="楷体"/>
              </w:rPr>
              <m:t>q</m:t>
            </m:r>
          </m:sub>
        </m:sSub>
        <m:d>
          <m:dPr>
            <m:ctrlPr>
              <w:rPr>
                <w:rFonts w:ascii="Cambria Math" w:eastAsia="楷体" w:hAnsi="楷体" w:cs="楷体"/>
                <w:i/>
              </w:rPr>
            </m:ctrlPr>
          </m:dPr>
          <m:e>
            <m:r>
              <w:rPr>
                <w:rFonts w:ascii="Cambria Math" w:eastAsia="楷体" w:hAnsi="楷体" w:cs="楷体"/>
              </w:rPr>
              <m:t>I</m:t>
            </m:r>
            <m:d>
              <m:dPr>
                <m:ctrlPr>
                  <w:rPr>
                    <w:rFonts w:ascii="Cambria Math" w:eastAsia="楷体" w:hAnsi="楷体" w:cs="楷体"/>
                    <w:i/>
                  </w:rPr>
                </m:ctrlPr>
              </m:dPr>
              <m:e>
                <m:r>
                  <w:rPr>
                    <w:rFonts w:ascii="Cambria Math" w:eastAsia="楷体" w:hAnsi="Cambria Math" w:cs="Cambria Math"/>
                  </w:rPr>
                  <m:t>⋅</m:t>
                </m:r>
              </m:e>
            </m:d>
          </m:e>
        </m:d>
        <m:r>
          <w:rPr>
            <w:rFonts w:ascii="Cambria Math" w:eastAsia="楷体" w:hAnsi="楷体" w:cs="楷体"/>
          </w:rPr>
          <m:t xml:space="preserve"> </m:t>
        </m:r>
        <m:r>
          <w:rPr>
            <w:rFonts w:ascii="Cambria Math" w:eastAsia="楷体" w:hAnsi="Cambria Math" w:cs="Cambria Math"/>
          </w:rPr>
          <m:t>≜</m:t>
        </m:r>
        <m:func>
          <m:funcPr>
            <m:ctrlPr>
              <w:rPr>
                <w:rFonts w:ascii="Cambria Math" w:eastAsia="楷体" w:hAnsi="楷体" w:cs="楷体"/>
                <w:i/>
              </w:rPr>
            </m:ctrlPr>
          </m:funcPr>
          <m:fName>
            <m:r>
              <w:rPr>
                <w:rFonts w:ascii="Cambria Math" w:eastAsia="楷体" w:hAnsi="楷体" w:cs="楷体"/>
              </w:rPr>
              <m:t>inf</m:t>
            </m:r>
          </m:fName>
          <m:e>
            <m:r>
              <w:rPr>
                <w:rFonts w:ascii="Cambria Math" w:eastAsia="楷体" w:hAnsi="楷体" w:cs="楷体"/>
              </w:rPr>
              <m:t>{</m:t>
            </m:r>
          </m:e>
        </m:func>
        <m:r>
          <w:rPr>
            <w:rFonts w:ascii="Cambria Math" w:eastAsia="楷体" w:hAnsi="楷体" w:cs="楷体"/>
          </w:rPr>
          <m:t>I(</m:t>
        </m:r>
        <m:r>
          <w:rPr>
            <w:rFonts w:ascii="Cambria Math" w:eastAsia="楷体" w:hAnsi="Cambria Math" w:cs="Cambria Math"/>
          </w:rPr>
          <m:t>⋅</m:t>
        </m:r>
        <m:r>
          <w:rPr>
            <w:rFonts w:ascii="Cambria Math" w:eastAsia="楷体" w:hAnsi="楷体" w:cs="楷体"/>
          </w:rPr>
          <m:t>)</m:t>
        </m:r>
        <m:r>
          <w:rPr>
            <w:rFonts w:ascii="Cambria Math" w:eastAsia="楷体" w:hAnsi="楷体" w:cs="楷体"/>
          </w:rPr>
          <m:t>∈</m:t>
        </m:r>
        <m:r>
          <m:rPr>
            <m:scr m:val="double-struck"/>
          </m:rPr>
          <w:rPr>
            <w:rFonts w:ascii="Cambria Math" w:eastAsia="楷体" w:hAnsi="Cambria Math" w:cs="Cambria Math"/>
          </w:rPr>
          <m:t>R</m:t>
        </m:r>
        <m:r>
          <w:rPr>
            <w:rFonts w:ascii="Cambria Math" w:eastAsia="楷体" w:hAnsi="楷体" w:cs="楷体"/>
          </w:rPr>
          <m:t>:F(I(</m:t>
        </m:r>
        <m:r>
          <w:rPr>
            <w:rFonts w:ascii="Cambria Math" w:eastAsia="楷体" w:hAnsi="Cambria Math" w:cs="Cambria Math"/>
          </w:rPr>
          <m:t>⋅</m:t>
        </m:r>
        <m:r>
          <w:rPr>
            <w:rFonts w:ascii="Cambria Math" w:eastAsia="楷体" w:hAnsi="楷体" w:cs="楷体"/>
          </w:rPr>
          <m:t>))</m:t>
        </m:r>
        <m:r>
          <w:rPr>
            <w:rFonts w:ascii="Cambria Math" w:eastAsia="楷体" w:hAnsi="楷体" w:cs="楷体"/>
          </w:rPr>
          <m:t>≥</m:t>
        </m:r>
        <m:r>
          <w:rPr>
            <w:rFonts w:ascii="Cambria Math" w:eastAsia="楷体" w:hAnsi="楷体" w:cs="楷体"/>
          </w:rPr>
          <m:t>q}</m:t>
        </m:r>
      </m:oMath>
      <w:r w:rsidRPr="004819ED">
        <w:rPr>
          <w:rFonts w:ascii="楷体" w:eastAsia="楷体" w:hAnsi="楷体" w:cs="楷体" w:hint="eastAsia"/>
        </w:rPr>
        <w:t>（3）</w:t>
      </w:r>
    </w:p>
    <w:p w14:paraId="40A38B26" w14:textId="77777777" w:rsidR="0042137D" w:rsidRPr="004819ED" w:rsidRDefault="00000000">
      <w:pPr>
        <w:pStyle w:val="Af2"/>
        <w:ind w:firstLineChars="200" w:firstLine="480"/>
        <w:rPr>
          <w:rFonts w:ascii="楷体" w:eastAsia="楷体" w:hAnsi="楷体" w:cs="楷体" w:hint="eastAsia"/>
        </w:rPr>
      </w:pPr>
      <m:oMath>
        <m:r>
          <w:rPr>
            <w:rFonts w:ascii="Cambria Math" w:eastAsia="楷体" w:hAnsi="楷体" w:cs="楷体"/>
          </w:rPr>
          <m:t>F(x)</m:t>
        </m:r>
      </m:oMath>
      <w:r w:rsidRPr="004819ED">
        <w:rPr>
          <w:rFonts w:ascii="楷体" w:eastAsia="楷体" w:hAnsi="楷体" w:cs="楷体"/>
        </w:rPr>
        <w:t>为参数重要性评分</w:t>
      </w:r>
      <m:oMath>
        <m:r>
          <w:rPr>
            <w:rFonts w:ascii="Cambria Math" w:eastAsia="楷体" w:hAnsi="楷体" w:cs="楷体"/>
          </w:rPr>
          <m:t>I(</m:t>
        </m:r>
        <m:r>
          <w:rPr>
            <w:rFonts w:ascii="Cambria Math" w:eastAsia="楷体" w:hAnsi="Cambria Math" w:cs="Cambria Math"/>
          </w:rPr>
          <m:t>⋅</m:t>
        </m:r>
        <m:r>
          <w:rPr>
            <w:rFonts w:ascii="Cambria Math" w:eastAsia="楷体" w:hAnsi="楷体" w:cs="楷体"/>
          </w:rPr>
          <m:t>)</m:t>
        </m:r>
      </m:oMath>
      <w:r w:rsidRPr="004819ED">
        <w:rPr>
          <w:rFonts w:ascii="楷体" w:eastAsia="楷体" w:hAnsi="楷体" w:cs="楷体"/>
        </w:rPr>
        <w:t>的累积概率分布函数，q为取值范围在</w:t>
      </w:r>
      <m:oMath>
        <m:r>
          <w:rPr>
            <w:rFonts w:ascii="Cambria Math" w:eastAsia="楷体" w:hAnsi="楷体" w:cs="楷体"/>
          </w:rPr>
          <m:t>[0,1]</m:t>
        </m:r>
      </m:oMath>
      <w:r w:rsidRPr="004819ED">
        <w:rPr>
          <w:rFonts w:ascii="楷体" w:eastAsia="楷体" w:hAnsi="楷体" w:cs="楷体"/>
        </w:rPr>
        <w:t>内的分位数</w:t>
      </w:r>
      <w:r w:rsidRPr="004819ED">
        <w:rPr>
          <w:rFonts w:ascii="楷体" w:eastAsia="楷体" w:hAnsi="楷体" w:cs="楷体" w:hint="eastAsia"/>
        </w:rPr>
        <w:t>，</w:t>
      </w:r>
      <w:r w:rsidRPr="004819ED">
        <w:rPr>
          <w:rFonts w:ascii="楷体" w:eastAsia="楷体" w:hAnsi="楷体" w:cs="楷体"/>
        </w:rPr>
        <w:t>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基于阈值</w:t>
      </w:r>
      <m:oMath>
        <m:r>
          <w:rPr>
            <w:rFonts w:ascii="Cambria Math" w:eastAsia="楷体" w:hAnsi="楷体" w:cs="楷体"/>
          </w:rPr>
          <m:t>τ</m:t>
        </m:r>
      </m:oMath>
      <w:r w:rsidRPr="004819ED">
        <w:rPr>
          <w:rFonts w:ascii="楷体" w:eastAsia="楷体" w:hAnsi="楷体" w:cs="楷体"/>
        </w:rPr>
        <w:t>对模型参数进行解耦，划分出个性化参数子集与共享参数子集的索引集合：</w:t>
      </w:r>
    </w:p>
    <w:p w14:paraId="5D1DF98F" w14:textId="77777777" w:rsidR="0042137D" w:rsidRPr="004819ED" w:rsidRDefault="00000000">
      <w:pPr>
        <w:pStyle w:val="Af2"/>
        <w:jc w:val="center"/>
        <w:rPr>
          <w:rFonts w:ascii="楷体" w:eastAsia="楷体" w:hAnsi="楷体" w:cs="楷体" w:hint="eastAsia"/>
        </w:rPr>
      </w:pPr>
      <m:oMath>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t>
            </m:r>
          </m:sup>
        </m:sSubSup>
        <m:r>
          <w:rPr>
            <w:rFonts w:ascii="Cambria Math" w:eastAsia="楷体" w:hAnsi="楷体" w:cs="楷体"/>
          </w:rPr>
          <m:t>) ={m</m:t>
        </m:r>
        <m:r>
          <w:rPr>
            <w:rFonts w:ascii="Cambria Math" w:eastAsia="楷体" w:hAnsi="楷体" w:cs="楷体"/>
          </w:rPr>
          <m:t>∣</m:t>
        </m:r>
        <m:r>
          <w:rPr>
            <w:rFonts w:ascii="Cambria Math" w:eastAsia="楷体" w:hAnsi="楷体" w:cs="楷体"/>
          </w:rPr>
          <m:t>I(</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w:rPr>
            <w:rFonts w:ascii="Cambria Math" w:eastAsia="楷体" w:hAnsi="楷体" w:cs="楷体"/>
          </w:rPr>
          <m:t>)&gt;τ},</m:t>
        </m:r>
      </m:oMath>
      <w:r w:rsidRPr="004819ED">
        <w:rPr>
          <w:rFonts w:ascii="楷体" w:eastAsia="楷体" w:hAnsi="楷体" w:cs="楷体" w:hint="eastAsia"/>
        </w:rPr>
        <w:t>（4）</w:t>
      </w:r>
    </w:p>
    <w:p w14:paraId="61FBCB19" w14:textId="77777777" w:rsidR="0042137D" w:rsidRPr="004819ED" w:rsidRDefault="00000000">
      <w:pPr>
        <w:pStyle w:val="Af2"/>
        <w:jc w:val="center"/>
        <w:rPr>
          <w:rFonts w:ascii="楷体" w:eastAsia="楷体" w:hAnsi="楷体" w:cs="楷体" w:hint="eastAsia"/>
        </w:rPr>
      </w:pPr>
      <m:oMath>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0</m:t>
            </m:r>
          </m:sup>
        </m:sSubSup>
        <m:r>
          <w:rPr>
            <w:rFonts w:ascii="Cambria Math" w:eastAsia="楷体" w:hAnsi="楷体" w:cs="楷体"/>
          </w:rPr>
          <m:t>) ={m</m:t>
        </m:r>
        <m:r>
          <w:rPr>
            <w:rFonts w:ascii="Cambria Math" w:eastAsia="楷体" w:hAnsi="楷体" w:cs="楷体"/>
          </w:rPr>
          <m:t>∣</m:t>
        </m:r>
        <m:r>
          <w:rPr>
            <w:rFonts w:ascii="Cambria Math" w:eastAsia="楷体" w:hAnsi="楷体" w:cs="楷体"/>
          </w:rPr>
          <m:t>I(</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w:rPr>
            <w:rFonts w:ascii="Cambria Math" w:eastAsia="楷体" w:hAnsi="楷体" w:cs="楷体"/>
          </w:rPr>
          <m:t>)</m:t>
        </m:r>
        <m:r>
          <w:rPr>
            <w:rFonts w:ascii="Cambria Math" w:eastAsia="楷体" w:hAnsi="楷体" w:cs="楷体"/>
          </w:rPr>
          <m:t>≤</m:t>
        </m:r>
        <m:r>
          <w:rPr>
            <w:rFonts w:ascii="Cambria Math" w:eastAsia="楷体" w:hAnsi="楷体" w:cs="楷体"/>
          </w:rPr>
          <m:t xml:space="preserve">τ}. </m:t>
        </m:r>
      </m:oMath>
      <w:r w:rsidRPr="004819ED">
        <w:rPr>
          <w:rFonts w:ascii="楷体" w:eastAsia="楷体" w:hAnsi="楷体" w:cs="楷体" w:hint="eastAsia"/>
        </w:rPr>
        <w:t>（5）</w:t>
      </w:r>
    </w:p>
    <w:p w14:paraId="13AB6A5B"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hint="eastAsia"/>
        </w:rPr>
        <w:t>进一步地，所述将两类子集融合构建客户端初始训练模型，构建公式如下</w:t>
      </w:r>
      <w:r w:rsidRPr="004819ED">
        <w:rPr>
          <w:rFonts w:ascii="楷体" w:eastAsia="楷体" w:hAnsi="楷体" w:cs="楷体"/>
        </w:rPr>
        <w:t>：</w:t>
      </w:r>
    </w:p>
    <w:p w14:paraId="321BEA98" w14:textId="77777777" w:rsidR="0042137D" w:rsidRPr="004819ED" w:rsidRDefault="00000000">
      <w:pPr>
        <w:pStyle w:val="Af2"/>
        <w:ind w:firstLineChars="200" w:firstLine="480"/>
        <w:jc w:val="center"/>
        <w:rPr>
          <w:rFonts w:ascii="楷体" w:eastAsia="楷体" w:hAnsi="楷体" w:cs="楷体" w:hint="eastAsia"/>
        </w:rPr>
      </w:pPr>
      <m:oMath>
        <m:sSubSup>
          <m:sSubSupPr>
            <m:ctrlPr>
              <w:rPr>
                <w:rFonts w:ascii="Cambria Math" w:hAnsi="Cambria Math"/>
                <w:i/>
              </w:rPr>
            </m:ctrlPr>
          </m:sSubSupPr>
          <m:e>
            <m:r>
              <w:rPr>
                <w:rFonts w:ascii="Cambria Math"/>
              </w:rPr>
              <m:t>θ</m:t>
            </m:r>
          </m:e>
          <m:sub>
            <m:r>
              <w:rPr>
                <w:rFonts w:ascii="Cambria Math"/>
              </w:rPr>
              <m:t>t,</m:t>
            </m:r>
            <m:sSub>
              <m:sSubPr>
                <m:ctrlPr>
                  <w:rPr>
                    <w:rFonts w:ascii="Cambria Math" w:hAnsi="Cambria Math"/>
                    <w:i/>
                  </w:rPr>
                </m:ctrlPr>
              </m:sSubPr>
              <m:e>
                <m:r>
                  <w:rPr>
                    <w:rFonts w:ascii="Cambria Math"/>
                  </w:rPr>
                  <m:t>σ</m:t>
                </m:r>
              </m:e>
              <m:sub>
                <m:r>
                  <w:rPr>
                    <w:rFonts w:ascii="Cambria Math"/>
                  </w:rPr>
                  <m:t>j</m:t>
                </m:r>
              </m:sub>
            </m:sSub>
          </m:sub>
          <m:sup>
            <m:r>
              <w:rPr>
                <w:rFonts w:ascii="Cambria Math"/>
              </w:rPr>
              <m:t>0</m:t>
            </m:r>
          </m:sup>
        </m:sSubSup>
        <m:r>
          <w:rPr>
            <w:rFonts w:ascii="Cambria Math"/>
          </w:rPr>
          <m:t>=</m:t>
        </m:r>
        <m:sSubSup>
          <m:sSubSupPr>
            <m:ctrlPr>
              <w:rPr>
                <w:rFonts w:ascii="Cambria Math" w:hAnsi="Cambria Math"/>
                <w:i/>
              </w:rPr>
            </m:ctrlPr>
          </m:sSubSupPr>
          <m:e>
            <m:r>
              <w:rPr>
                <w:rFonts w:ascii="Cambria Math"/>
              </w:rPr>
              <m:t>u</m:t>
            </m:r>
          </m:e>
          <m:sub>
            <m:r>
              <w:rPr>
                <w:rFonts w:ascii="Cambria Math"/>
              </w:rPr>
              <m:t>t</m:t>
            </m:r>
            <m:r>
              <w:rPr>
                <w:rFonts w:ascii="Cambria Math"/>
              </w:rPr>
              <m:t>-</m:t>
            </m:r>
            <m:r>
              <w:rPr>
                <w:rFonts w:ascii="Cambria Math"/>
              </w:rPr>
              <m:t>1,</m:t>
            </m:r>
            <m:sSub>
              <m:sSubPr>
                <m:ctrlPr>
                  <w:rPr>
                    <w:rFonts w:ascii="Cambria Math" w:hAnsi="Cambria Math"/>
                    <w:i/>
                  </w:rPr>
                </m:ctrlPr>
              </m:sSubPr>
              <m:e>
                <m:r>
                  <w:rPr>
                    <w:rFonts w:ascii="Cambria Math"/>
                  </w:rPr>
                  <m:t>σ</m:t>
                </m:r>
              </m:e>
              <m:sub>
                <m:r>
                  <w:rPr>
                    <w:rFonts w:ascii="Cambria Math"/>
                  </w:rPr>
                  <m:t>j</m:t>
                </m:r>
              </m:sub>
            </m:sSub>
          </m:sub>
          <m:sup>
            <m:r>
              <w:rPr>
                <w:rFonts w:ascii="Cambria Math"/>
              </w:rPr>
              <m:t>0</m:t>
            </m:r>
          </m:sup>
        </m:sSubSup>
        <m:r>
          <w:rPr>
            <w:rFonts w:ascii="Cambria Math" w:hAnsi="Cambria Math" w:cs="Cambria Math"/>
          </w:rPr>
          <m:t>∪</m:t>
        </m:r>
        <m:sSubSup>
          <m:sSubSupPr>
            <m:ctrlPr>
              <w:rPr>
                <w:rFonts w:ascii="Cambria Math" w:hAnsi="Cambria Math"/>
                <w:i/>
              </w:rPr>
            </m:ctrlPr>
          </m:sSubSupPr>
          <m:e>
            <m:r>
              <w:rPr>
                <w:rFonts w:ascii="Cambria Math"/>
              </w:rPr>
              <m:t>v</m:t>
            </m:r>
          </m:e>
          <m:sub>
            <m:r>
              <w:rPr>
                <w:rFonts w:ascii="Cambria Math"/>
              </w:rPr>
              <m:t>t,</m:t>
            </m:r>
            <m:sSub>
              <m:sSubPr>
                <m:ctrlPr>
                  <w:rPr>
                    <w:rFonts w:ascii="Cambria Math" w:hAnsi="Cambria Math"/>
                    <w:i/>
                  </w:rPr>
                </m:ctrlPr>
              </m:sSubPr>
              <m:e>
                <m:r>
                  <w:rPr>
                    <w:rFonts w:ascii="Cambria Math"/>
                  </w:rPr>
                  <m:t>σ</m:t>
                </m:r>
              </m:e>
              <m:sub>
                <m:r>
                  <w:rPr>
                    <w:rFonts w:ascii="Cambria Math"/>
                  </w:rPr>
                  <m:t>j</m:t>
                </m:r>
                <m:r>
                  <w:rPr>
                    <w:rFonts w:ascii="Cambria Math"/>
                  </w:rPr>
                  <m:t>-</m:t>
                </m:r>
                <m:r>
                  <w:rPr>
                    <w:rFonts w:ascii="Cambria Math"/>
                  </w:rPr>
                  <m:t>1</m:t>
                </m:r>
              </m:sub>
            </m:sSub>
          </m:sub>
          <m:sup>
            <m:r>
              <w:rPr>
                <w:rFonts w:ascii="Cambria Math"/>
              </w:rPr>
              <m:t>0</m:t>
            </m:r>
          </m:sup>
        </m:sSubSup>
        <m:r>
          <w:rPr>
            <w:rFonts w:ascii="Cambria Math"/>
          </w:rPr>
          <m:t>.</m:t>
        </m:r>
      </m:oMath>
      <w:r w:rsidRPr="004819ED">
        <w:rPr>
          <w:rFonts w:ascii="楷体" w:eastAsia="楷体" w:hAnsi="楷体" w:cs="楷体" w:hint="eastAsia"/>
        </w:rPr>
        <w:t>（6）</w:t>
      </w:r>
    </w:p>
    <w:p w14:paraId="74039245"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rPr>
        <w:t>定义</w:t>
      </w:r>
      <m:oMath>
        <m:r>
          <m:rPr>
            <m:scr m:val="script"/>
          </m:rPr>
          <w:rPr>
            <w:rFonts w:ascii="Cambria Math" w:eastAsia="楷体" w:hAnsi="Cambria Math" w:cs="Cambria Math"/>
          </w:rPr>
          <m:t>M</m:t>
        </m:r>
      </m:oMath>
      <w:r w:rsidRPr="004819ED">
        <w:rPr>
          <w:rFonts w:ascii="楷体" w:eastAsia="楷体" w:hAnsi="楷体" w:cs="楷体"/>
        </w:rPr>
        <w:t>为模型所有参数的索引集合，则初始训练模型可按参数索引展开为：</w:t>
      </w:r>
    </w:p>
    <w:p w14:paraId="480F6517" w14:textId="77777777" w:rsidR="0042137D" w:rsidRPr="004819ED" w:rsidRDefault="00000000">
      <w:pPr>
        <w:pStyle w:val="Af2"/>
        <w:jc w:val="center"/>
        <w:rPr>
          <w:rFonts w:ascii="楷体" w:eastAsia="楷体" w:hAnsi="楷体" w:cs="楷体" w:hint="eastAsia"/>
        </w:rPr>
      </w:pP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t>
            </m:r>
          </m:sup>
        </m:sSubSup>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m:t>
            </m:r>
          </m:sup>
        </m:sSubSup>
        <m:sSub>
          <m:sSubPr>
            <m:ctrlPr>
              <w:rPr>
                <w:rFonts w:ascii="Cambria Math" w:eastAsia="楷体" w:hAnsi="楷体" w:cs="楷体"/>
                <w:i/>
              </w:rPr>
            </m:ctrlPr>
          </m:sSubPr>
          <m:e>
            <m:r>
              <w:rPr>
                <w:rFonts w:ascii="Cambria Math" w:eastAsia="楷体" w:hAnsi="楷体" w:cs="楷体"/>
              </w:rPr>
              <m:t>}</m:t>
            </m:r>
          </m:e>
          <m:sub>
            <m:r>
              <w:rPr>
                <w:rFonts w:ascii="Cambria Math" w:eastAsia="楷体" w:hAnsi="楷体" w:cs="楷体"/>
              </w:rPr>
              <m:t>m</m:t>
            </m:r>
            <m:r>
              <w:rPr>
                <w:rFonts w:ascii="Cambria Math" w:eastAsia="楷体" w:hAnsi="楷体" w:cs="楷体"/>
              </w:rPr>
              <m:t>∈</m:t>
            </m:r>
            <m:r>
              <m:rPr>
                <m:scr m:val="script"/>
              </m:rPr>
              <w:rPr>
                <w:rFonts w:ascii="Cambria Math" w:eastAsia="楷体" w:hAnsi="Cambria Math" w:cs="Cambria Math"/>
              </w:rPr>
              <m:t>M</m:t>
            </m:r>
            <m:ctrlPr>
              <w:rPr>
                <w:rFonts w:ascii="Cambria Math" w:eastAsia="楷体" w:hAnsi="Cambria Math" w:cs="楷体"/>
                <w:i/>
              </w:rPr>
            </m:ctrlPr>
          </m:sub>
        </m:sSub>
      </m:oMath>
      <w:r w:rsidRPr="004819ED">
        <w:rPr>
          <w:rFonts w:ascii="楷体" w:eastAsia="楷体" w:hAnsi="楷体" w:cs="楷体" w:hint="eastAsia"/>
        </w:rPr>
        <w:t>（7）</w:t>
      </w:r>
    </w:p>
    <w:p w14:paraId="11A5FF4C" w14:textId="77777777" w:rsidR="0042137D" w:rsidRPr="004819ED" w:rsidRDefault="00000000">
      <w:pPr>
        <w:pStyle w:val="Af2"/>
        <w:ind w:left="140" w:firstLineChars="116" w:firstLine="278"/>
        <w:rPr>
          <w:rFonts w:ascii="楷体" w:eastAsia="楷体" w:hAnsi="楷体" w:cs="楷体" w:hint="eastAsia"/>
        </w:rPr>
      </w:pPr>
      <w:r w:rsidRPr="004819ED">
        <w:rPr>
          <w:rFonts w:ascii="楷体" w:eastAsia="楷体" w:hAnsi="楷体" w:cs="楷体"/>
        </w:rPr>
        <w:t>式中，</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m:t>
            </m:r>
          </m:sup>
        </m:sSubSup>
      </m:oMath>
      <w:r w:rsidRPr="004819ED">
        <w:rPr>
          <w:rFonts w:ascii="楷体" w:eastAsia="楷体" w:hAnsi="楷体" w:cs="楷体"/>
        </w:rPr>
        <w:t>代表第</w:t>
      </w:r>
      <m:oMath>
        <m:r>
          <w:rPr>
            <w:rFonts w:ascii="Cambria Math" w:eastAsia="楷体" w:hAnsi="楷体" w:cs="楷体"/>
          </w:rPr>
          <m:t>t</m:t>
        </m:r>
      </m:oMath>
      <w:r w:rsidRPr="004819ED">
        <w:rPr>
          <w:rFonts w:ascii="楷体" w:eastAsia="楷体" w:hAnsi="楷体" w:cs="楷体"/>
        </w:rPr>
        <w:t>轮次客户端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初始模型中，索引为</w:t>
      </w:r>
      <m:oMath>
        <m:r>
          <w:rPr>
            <w:rFonts w:ascii="Cambria Math" w:eastAsia="楷体" w:hAnsi="楷体" w:cs="楷体"/>
          </w:rPr>
          <m:t>m</m:t>
        </m:r>
      </m:oMath>
      <w:r w:rsidRPr="004819ED">
        <w:rPr>
          <w:rFonts w:ascii="楷体" w:eastAsia="楷体" w:hAnsi="楷体" w:cs="楷体"/>
        </w:rPr>
        <w:t>的单个参数。</w:t>
      </w:r>
    </w:p>
    <w:p w14:paraId="283FB537" w14:textId="77777777" w:rsidR="0042137D" w:rsidRPr="004819ED" w:rsidRDefault="00000000">
      <w:pPr>
        <w:pStyle w:val="Af2"/>
        <w:ind w:left="200" w:firstLine="218"/>
        <w:rPr>
          <w:rFonts w:ascii="楷体" w:eastAsia="楷体" w:hAnsi="楷体" w:cs="楷体" w:hint="eastAsia"/>
        </w:rPr>
      </w:pPr>
      <w:r w:rsidRPr="004819ED">
        <w:rPr>
          <w:rFonts w:ascii="楷体" w:eastAsia="楷体" w:hAnsi="楷体" w:cs="楷体"/>
        </w:rPr>
        <w:t>对应地，个性化参数子集与共享参数子集也可按各自的参数索引集合展开，具体形式如下：</w:t>
      </w:r>
    </w:p>
    <w:p w14:paraId="2F17D812" w14:textId="77777777" w:rsidR="0042137D" w:rsidRPr="004819ED" w:rsidRDefault="00000000">
      <w:pPr>
        <w:pStyle w:val="Af2"/>
        <w:jc w:val="center"/>
        <w:rPr>
          <w:rFonts w:ascii="楷体" w:eastAsia="楷体" w:hAnsi="楷体" w:cs="楷体" w:hint="eastAsia"/>
        </w:rPr>
      </w:pPr>
      <m:oMath>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sSub>
          <m:sSubPr>
            <m:ctrlPr>
              <w:rPr>
                <w:rFonts w:ascii="Cambria Math" w:eastAsia="楷体" w:hAnsi="楷体" w:cs="楷体"/>
                <w:i/>
              </w:rPr>
            </m:ctrlPr>
          </m:sSubPr>
          <m:e>
            <m:r>
              <w:rPr>
                <w:rFonts w:ascii="Cambria Math" w:eastAsia="楷体" w:hAnsi="楷体" w:cs="楷体"/>
              </w:rPr>
              <m:t>}</m:t>
            </m:r>
          </m:e>
          <m:sub>
            <m:r>
              <w:rPr>
                <w:rFonts w:ascii="Cambria Math" w:eastAsia="楷体" w:hAnsi="楷体" w:cs="楷体"/>
              </w:rPr>
              <m:t>m</m:t>
            </m:r>
            <m:r>
              <w:rPr>
                <w:rFonts w:ascii="Cambria Math" w:eastAsia="楷体" w:hAnsi="楷体" w:cs="楷体"/>
              </w:rPr>
              <m:t>∈</m:t>
            </m:r>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r>
              <w:rPr>
                <w:rFonts w:ascii="Cambria Math" w:eastAsia="楷体" w:hAnsi="楷体" w:cs="楷体"/>
              </w:rPr>
              <m:t>)</m:t>
            </m:r>
          </m:sub>
        </m:sSub>
      </m:oMath>
      <w:r w:rsidRPr="004819ED">
        <w:rPr>
          <w:rFonts w:ascii="楷体" w:eastAsia="楷体" w:hAnsi="楷体" w:cs="楷体" w:hint="eastAsia"/>
        </w:rPr>
        <w:t>（8）</w:t>
      </w:r>
    </w:p>
    <w:p w14:paraId="40C90341" w14:textId="77777777" w:rsidR="0042137D" w:rsidRPr="004819ED" w:rsidRDefault="00000000">
      <w:pPr>
        <w:pStyle w:val="Af2"/>
        <w:jc w:val="center"/>
        <w:rPr>
          <w:rFonts w:ascii="楷体" w:eastAsia="楷体" w:hAnsi="楷体" w:cs="楷体" w:hint="eastAsia"/>
        </w:rPr>
      </w:pPr>
      <m:oMath>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sSub>
          <m:sSubPr>
            <m:ctrlPr>
              <w:rPr>
                <w:rFonts w:ascii="Cambria Math" w:eastAsia="楷体" w:hAnsi="楷体" w:cs="楷体"/>
                <w:i/>
              </w:rPr>
            </m:ctrlPr>
          </m:sSubPr>
          <m:e>
            <m:r>
              <w:rPr>
                <w:rFonts w:ascii="Cambria Math" w:eastAsia="楷体" w:hAnsi="楷体" w:cs="楷体"/>
              </w:rPr>
              <m:t>}</m:t>
            </m:r>
          </m:e>
          <m:sub>
            <m:r>
              <w:rPr>
                <w:rFonts w:ascii="Cambria Math" w:eastAsia="楷体" w:hAnsi="楷体" w:cs="楷体"/>
              </w:rPr>
              <m:t>m</m:t>
            </m:r>
            <m:r>
              <w:rPr>
                <w:rFonts w:ascii="Cambria Math" w:eastAsia="楷体" w:hAnsi="楷体" w:cs="楷体"/>
              </w:rPr>
              <m:t>∈</m:t>
            </m:r>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r>
              <w:rPr>
                <w:rFonts w:ascii="Cambria Math" w:eastAsia="楷体" w:hAnsi="楷体" w:cs="楷体"/>
              </w:rPr>
              <m:t>)</m:t>
            </m:r>
          </m:sub>
        </m:sSub>
      </m:oMath>
      <w:r w:rsidRPr="004819ED">
        <w:rPr>
          <w:rFonts w:ascii="楷体" w:eastAsia="楷体" w:hAnsi="楷体" w:cs="楷体" w:hint="eastAsia"/>
        </w:rPr>
        <w:t>（9）</w:t>
      </w:r>
    </w:p>
    <w:p w14:paraId="7A8EB0D9"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rPr>
        <w:t>式中，</w:t>
      </w:r>
      <m:oMath>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r>
          <w:rPr>
            <w:rFonts w:ascii="Cambria Math" w:eastAsia="楷体" w:hAnsi="楷体" w:cs="楷体"/>
          </w:rPr>
          <m:t>)</m:t>
        </m:r>
      </m:oMath>
      <w:r w:rsidRPr="004819ED">
        <w:rPr>
          <w:rFonts w:ascii="楷体" w:eastAsia="楷体" w:hAnsi="楷体" w:cs="楷体"/>
        </w:rPr>
        <w:t>为个性化参数子集</w:t>
      </w:r>
      <m:oMath>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oMath>
      <w:r w:rsidRPr="004819ED">
        <w:rPr>
          <w:rFonts w:ascii="楷体" w:eastAsia="楷体" w:hAnsi="楷体" w:cs="楷体"/>
        </w:rPr>
        <w:t>的参数索引集合，</w:t>
      </w:r>
      <m:oMath>
        <m:r>
          <m:rPr>
            <m:scr m:val="script"/>
          </m:rPr>
          <w:rPr>
            <w:rFonts w:ascii="Cambria Math" w:eastAsia="楷体" w:hAnsi="Cambria Math" w:cs="Cambria Math"/>
          </w:rPr>
          <m:t>M</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r>
          <w:rPr>
            <w:rFonts w:ascii="Cambria Math" w:eastAsia="楷体" w:hAnsi="楷体" w:cs="楷体"/>
          </w:rPr>
          <m:t>)</m:t>
        </m:r>
      </m:oMath>
      <w:r w:rsidRPr="004819ED">
        <w:rPr>
          <w:rFonts w:ascii="楷体" w:eastAsia="楷体" w:hAnsi="楷体" w:cs="楷体"/>
        </w:rPr>
        <w:t>为共享参数子集</w:t>
      </w:r>
      <m:oMath>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oMath>
      <w:r w:rsidRPr="004819ED">
        <w:rPr>
          <w:rFonts w:ascii="楷体" w:eastAsia="楷体" w:hAnsi="楷体" w:cs="楷体"/>
        </w:rPr>
        <w:t>的参数索引集合；</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oMath>
      <w:r w:rsidRPr="004819ED">
        <w:rPr>
          <w:rFonts w:ascii="楷体" w:eastAsia="楷体" w:hAnsi="楷体" w:cs="楷体"/>
        </w:rPr>
        <w:t>是第</w:t>
      </w:r>
      <m:oMath>
        <m:r>
          <w:rPr>
            <w:rFonts w:ascii="Cambria Math" w:eastAsia="楷体" w:hAnsi="楷体" w:cs="楷体"/>
          </w:rPr>
          <m:t>t</m:t>
        </m:r>
        <m:r>
          <w:rPr>
            <w:rFonts w:ascii="Cambria Math" w:eastAsia="楷体" w:hAnsi="Cambria Math" w:cs="Cambria Math"/>
          </w:rPr>
          <m:t>-</m:t>
        </m:r>
        <m:r>
          <w:rPr>
            <w:rFonts w:ascii="Cambria Math" w:eastAsia="楷体" w:hAnsi="楷体" w:cs="楷体"/>
          </w:rPr>
          <m:t>1</m:t>
        </m:r>
      </m:oMath>
      <w:r w:rsidRPr="004819ED">
        <w:rPr>
          <w:rFonts w:ascii="楷体" w:eastAsia="楷体" w:hAnsi="楷体" w:cs="楷体"/>
        </w:rPr>
        <w:t>轮次客户端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完成</w:t>
      </w:r>
      <m:oMath>
        <m:r>
          <w:rPr>
            <w:rFonts w:ascii="Cambria Math" w:eastAsia="楷体" w:hAnsi="楷体" w:cs="楷体"/>
          </w:rPr>
          <m:t>K</m:t>
        </m:r>
      </m:oMath>
      <w:r w:rsidRPr="004819ED">
        <w:rPr>
          <w:rFonts w:ascii="楷体" w:eastAsia="楷体" w:hAnsi="楷体" w:cs="楷体"/>
        </w:rPr>
        <w:t>次本地训练后，索引为</w:t>
      </w:r>
      <m:oMath>
        <m:r>
          <w:rPr>
            <w:rFonts w:ascii="Cambria Math" w:eastAsia="楷体" w:hAnsi="楷体" w:cs="楷体"/>
          </w:rPr>
          <m:t>m</m:t>
        </m:r>
      </m:oMath>
      <w:r w:rsidRPr="004819ED">
        <w:rPr>
          <w:rFonts w:ascii="楷体" w:eastAsia="楷体" w:hAnsi="楷体" w:cs="楷体"/>
        </w:rPr>
        <w:t>的参数，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oMath>
      <w:r w:rsidRPr="004819ED">
        <w:rPr>
          <w:rFonts w:ascii="楷体" w:eastAsia="楷体" w:hAnsi="楷体" w:cs="楷体"/>
        </w:rPr>
        <w:t>是第</w:t>
      </w:r>
      <m:oMath>
        <m:r>
          <w:rPr>
            <w:rFonts w:ascii="Cambria Math" w:eastAsia="楷体" w:hAnsi="楷体" w:cs="楷体"/>
          </w:rPr>
          <m:t>t</m:t>
        </m:r>
      </m:oMath>
      <w:r w:rsidRPr="004819ED">
        <w:rPr>
          <w:rFonts w:ascii="楷体" w:eastAsia="楷体" w:hAnsi="楷体" w:cs="楷体"/>
        </w:rPr>
        <w:t>轮次客户端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oMath>
      <w:r w:rsidRPr="004819ED">
        <w:rPr>
          <w:rFonts w:ascii="楷体" w:eastAsia="楷体" w:hAnsi="楷体" w:cs="楷体"/>
        </w:rPr>
        <w:t>完成K次本地训练后，索引为</w:t>
      </w:r>
      <m:oMath>
        <m:r>
          <w:rPr>
            <w:rFonts w:ascii="Cambria Math" w:eastAsia="楷体" w:hAnsi="楷体" w:cs="楷体"/>
          </w:rPr>
          <m:t>m</m:t>
        </m:r>
      </m:oMath>
      <w:r w:rsidRPr="004819ED">
        <w:rPr>
          <w:rFonts w:ascii="楷体" w:eastAsia="楷体" w:hAnsi="楷体" w:cs="楷体"/>
        </w:rPr>
        <w:t>的参数。</w:t>
      </w:r>
    </w:p>
    <w:p w14:paraId="5143AB6D"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hint="eastAsia"/>
        </w:rPr>
        <w:t>步骤2.4：</w:t>
      </w:r>
      <w:r w:rsidRPr="004819ED">
        <w:rPr>
          <w:rFonts w:ascii="楷体" w:eastAsia="楷体" w:hAnsi="楷体" w:cs="楷体"/>
        </w:rPr>
        <w:t>融合模型构建</w:t>
      </w:r>
      <w:r w:rsidRPr="004819ED">
        <w:rPr>
          <w:rFonts w:ascii="楷体" w:eastAsia="楷体" w:hAnsi="楷体" w:cs="楷体" w:hint="eastAsia"/>
        </w:rPr>
        <w:t>，</w:t>
      </w:r>
      <w:r w:rsidRPr="004819ED">
        <w:rPr>
          <w:rFonts w:ascii="楷体" w:eastAsia="楷体" w:hAnsi="楷体" w:cs="楷体"/>
        </w:rPr>
        <w:t>将当前客户端的个性化参数子集</w:t>
      </w:r>
      <m:oMath>
        <m:sSubSup>
          <m:sSubSupPr>
            <m:ctrlPr>
              <w:rPr>
                <w:rFonts w:ascii="Cambria Math" w:eastAsia="楷体" w:hAnsi="Cambria Math" w:cs="楷体"/>
                <w:i/>
              </w:rPr>
            </m:ctrlPr>
          </m:sSubSupPr>
          <m:e>
            <m:r>
              <w:rPr>
                <w:rFonts w:ascii="Cambria Math" w:eastAsia="楷体" w:hAnsi="Cambria Math" w:cs="楷体"/>
              </w:rPr>
              <m:t>u</m:t>
            </m:r>
          </m:e>
          <m:sub>
            <m:r>
              <w:rPr>
                <w:rFonts w:ascii="Cambria Math" w:eastAsia="楷体" w:hAnsi="Cambria Math" w:cs="楷体"/>
              </w:rPr>
              <m:t>t-1,</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sub>
          <m:sup>
            <m:r>
              <w:rPr>
                <w:rFonts w:ascii="Cambria Math" w:eastAsia="楷体" w:hAnsi="Cambria Math" w:cs="楷体"/>
              </w:rPr>
              <m:t>0</m:t>
            </m:r>
          </m:sup>
        </m:sSubSup>
      </m:oMath>
      <w:r w:rsidRPr="004819ED">
        <w:rPr>
          <w:rFonts w:ascii="楷体" w:eastAsia="楷体" w:hAnsi="楷体" w:cs="楷体"/>
        </w:rPr>
        <w:t>与前序客户端的共享参数子集</w:t>
      </w:r>
      <m:oMath>
        <m:sSubSup>
          <m:sSubSupPr>
            <m:ctrlPr>
              <w:rPr>
                <w:rFonts w:ascii="Cambria Math" w:eastAsia="楷体" w:hAnsi="Cambria Math" w:cs="楷体"/>
                <w:i/>
              </w:rPr>
            </m:ctrlPr>
          </m:sSubSupPr>
          <m:e>
            <m:r>
              <w:rPr>
                <w:rFonts w:ascii="Cambria Math" w:eastAsia="楷体" w:hAnsi="Cambria Math" w:cs="楷体"/>
              </w:rPr>
              <m:t>v</m:t>
            </m:r>
          </m:e>
          <m:sub>
            <m:r>
              <w:rPr>
                <w:rFonts w:ascii="Cambria Math" w:eastAsia="楷体" w:hAnsi="Cambria Math" w:cs="楷体"/>
              </w:rPr>
              <m:t>t,</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j-1</m:t>
                </m:r>
              </m:sub>
            </m:sSub>
          </m:sub>
          <m:sup>
            <m:r>
              <w:rPr>
                <w:rFonts w:ascii="Cambria Math" w:eastAsia="楷体" w:hAnsi="Cambria Math" w:cs="楷体"/>
              </w:rPr>
              <m:t>0</m:t>
            </m:r>
          </m:sup>
        </m:sSubSup>
      </m:oMath>
      <w:r w:rsidRPr="004819ED">
        <w:rPr>
          <w:rFonts w:ascii="楷体" w:eastAsia="楷体" w:hAnsi="楷体" w:cs="楷体"/>
        </w:rPr>
        <w:t>进行组合，构建得到当前客户端的初始训练模型</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t>
            </m:r>
          </m:sup>
        </m:sSubSup>
      </m:oMath>
      <w:r w:rsidRPr="004819ED">
        <w:rPr>
          <w:rFonts w:ascii="楷体" w:eastAsia="楷体" w:hAnsi="楷体" w:cs="楷体"/>
        </w:rPr>
        <w:t>，组合公式为：</w:t>
      </w:r>
    </w:p>
    <w:p w14:paraId="32A25FF0" w14:textId="77777777" w:rsidR="0042137D" w:rsidRPr="004819ED" w:rsidRDefault="00000000">
      <w:pPr>
        <w:pStyle w:val="Af2"/>
        <w:jc w:val="center"/>
        <w:rPr>
          <w:rFonts w:ascii="楷体" w:eastAsia="楷体" w:hAnsi="楷体" w:cs="楷体" w:hint="eastAsia"/>
        </w:rPr>
      </w:pP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t>
            </m:r>
          </m:sup>
        </m:sSubSup>
        <m:r>
          <w:rPr>
            <w:rFonts w:ascii="Cambria Math" w:eastAsia="楷体" w:hAnsi="楷体" w:cs="楷体"/>
          </w:rPr>
          <m:t xml:space="preserve">= </m:t>
        </m:r>
        <m:sSubSup>
          <m:sSubSupPr>
            <m:ctrlPr>
              <w:rPr>
                <w:rFonts w:ascii="Cambria Math" w:eastAsia="楷体" w:hAnsi="楷体" w:cs="楷体"/>
                <w:i/>
              </w:rPr>
            </m:ctrlPr>
          </m:sSubSupPr>
          <m:e>
            <m:r>
              <w:rPr>
                <w:rFonts w:ascii="Cambria Math" w:eastAsia="楷体" w:hAnsi="楷体" w:cs="楷体"/>
              </w:rPr>
              <m:t>u</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t>
            </m:r>
          </m:sup>
        </m:sSubSup>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v</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0</m:t>
            </m:r>
          </m:sup>
        </m:sSubSup>
      </m:oMath>
      <w:r w:rsidRPr="004819ED">
        <w:rPr>
          <w:rFonts w:ascii="楷体" w:eastAsia="楷体" w:hAnsi="楷体" w:cs="楷体" w:hint="eastAsia"/>
        </w:rPr>
        <w:t>（10）</w:t>
      </w:r>
    </w:p>
    <w:p w14:paraId="53E04515"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hint="eastAsia"/>
        </w:rPr>
        <w:t>步骤2.5：</w:t>
      </w:r>
      <w:r w:rsidRPr="004819ED">
        <w:rPr>
          <w:rFonts w:ascii="楷体" w:eastAsia="楷体" w:hAnsi="楷体" w:cs="楷体"/>
        </w:rPr>
        <w:t>本地模型训练</w:t>
      </w:r>
      <w:r w:rsidRPr="004819ED">
        <w:rPr>
          <w:rFonts w:ascii="楷体" w:eastAsia="楷体" w:hAnsi="楷体" w:cs="楷体" w:hint="eastAsia"/>
        </w:rPr>
        <w:t>，</w:t>
      </w:r>
      <w:r w:rsidRPr="004819ED">
        <w:rPr>
          <w:rFonts w:ascii="楷体" w:eastAsia="楷体" w:hAnsi="楷体" w:cs="楷体"/>
        </w:rPr>
        <w:t>客户端基于本地数据集</w:t>
      </w:r>
      <m:oMath>
        <m:sSub>
          <m:sSubPr>
            <m:ctrlPr>
              <w:rPr>
                <w:rFonts w:ascii="Cambria Math" w:eastAsia="楷体" w:hAnsi="Cambria Math" w:cs="楷体"/>
                <w:i/>
              </w:rPr>
            </m:ctrlPr>
          </m:sSubPr>
          <m:e>
            <m:r>
              <m:rPr>
                <m:scr m:val="script"/>
              </m:rPr>
              <w:rPr>
                <w:rFonts w:ascii="Cambria Math" w:eastAsia="楷体" w:hAnsi="Cambria Math" w:cs="楷体"/>
              </w:rPr>
              <m:t>D</m:t>
            </m:r>
          </m:e>
          <m:sub>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ctrlPr>
              <w:rPr>
                <w:rFonts w:ascii="Cambria Math" w:eastAsia="楷体" w:hAnsi="Cambria Math" w:cs="楷体" w:hint="eastAsia"/>
                <w:i/>
              </w:rPr>
            </m:ctrlPr>
          </m:sub>
        </m:sSub>
      </m:oMath>
      <w:r w:rsidRPr="004819ED">
        <w:rPr>
          <w:rFonts w:ascii="楷体" w:eastAsia="楷体" w:hAnsi="楷体" w:cs="楷体"/>
        </w:rPr>
        <w:t>，以学习率</w:t>
      </w:r>
      <m:oMath>
        <m:r>
          <w:rPr>
            <w:rFonts w:ascii="Cambria Math" w:eastAsia="楷体" w:hAnsi="Cambria Math" w:cs="楷体"/>
          </w:rPr>
          <m:t>η</m:t>
        </m:r>
      </m:oMath>
      <w:r w:rsidRPr="004819ED">
        <w:rPr>
          <w:rFonts w:ascii="楷体" w:eastAsia="楷体" w:hAnsi="楷体" w:cs="楷体"/>
        </w:rPr>
        <w:t>对融合模型</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0</m:t>
            </m:r>
          </m:sup>
        </m:sSubSup>
      </m:oMath>
      <w:r w:rsidRPr="004819ED">
        <w:rPr>
          <w:rFonts w:ascii="楷体" w:eastAsia="楷体" w:hAnsi="楷体" w:cs="楷体"/>
        </w:rPr>
        <w:t>执行K轮本地训练，每轮通过梯度下降更新模型参数。</w:t>
      </w:r>
    </w:p>
    <w:p w14:paraId="7B7B68DD"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hint="eastAsia"/>
        </w:rPr>
        <w:t>步骤2.6：</w:t>
      </w:r>
      <w:r w:rsidRPr="004819ED">
        <w:rPr>
          <w:rFonts w:ascii="楷体" w:eastAsia="楷体" w:hAnsi="楷体" w:cs="楷体"/>
        </w:rPr>
        <w:t>训练结果反馈</w:t>
      </w:r>
      <w:r w:rsidRPr="004819ED">
        <w:rPr>
          <w:rFonts w:ascii="楷体" w:eastAsia="楷体" w:hAnsi="楷体" w:cs="楷体" w:hint="eastAsia"/>
        </w:rPr>
        <w:t>，</w:t>
      </w:r>
      <w:r w:rsidRPr="004819ED">
        <w:rPr>
          <w:rFonts w:ascii="楷体" w:eastAsia="楷体" w:hAnsi="楷体" w:cs="楷体"/>
        </w:rPr>
        <w:t>本地训练完成后，客户端将更新后的模型</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oMath>
      <w:r w:rsidRPr="004819ED">
        <w:rPr>
          <w:rFonts w:ascii="楷体" w:eastAsia="楷体" w:hAnsi="楷体" w:cs="楷体"/>
        </w:rPr>
        <w:t>反馈至算法1，支撑后续训练流程。</w:t>
      </w:r>
    </w:p>
    <w:p w14:paraId="30B4E611" w14:textId="77777777"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hint="eastAsia"/>
        </w:rPr>
        <w:t>步骤3：</w:t>
      </w:r>
      <w:r w:rsidRPr="004819ED">
        <w:rPr>
          <w:rFonts w:ascii="楷体" w:eastAsia="楷体" w:hAnsi="楷体" w:cs="楷体"/>
        </w:rPr>
        <w:t>全局训练迭代</w:t>
      </w:r>
      <w:r w:rsidRPr="004819ED">
        <w:rPr>
          <w:rFonts w:ascii="楷体" w:eastAsia="楷体" w:hAnsi="楷体" w:cs="楷体" w:hint="eastAsia"/>
        </w:rPr>
        <w:t>，</w:t>
      </w:r>
      <w:r w:rsidRPr="004819ED">
        <w:rPr>
          <w:rFonts w:ascii="楷体" w:eastAsia="楷体" w:hAnsi="楷体" w:cs="楷体"/>
        </w:rPr>
        <w:t>重复上述</w:t>
      </w:r>
      <w:r w:rsidRPr="004819ED">
        <w:rPr>
          <w:rFonts w:ascii="楷体" w:eastAsia="楷体" w:hAnsi="楷体" w:cs="楷体" w:hint="eastAsia"/>
        </w:rPr>
        <w:t>步骤1-步骤2涉及的</w:t>
      </w:r>
      <w:r w:rsidRPr="004819ED">
        <w:rPr>
          <w:rFonts w:ascii="楷体" w:eastAsia="楷体" w:hAnsi="楷体" w:cs="楷体"/>
        </w:rPr>
        <w:t>顺序确定-模型传递-客户端训练</w:t>
      </w:r>
      <w:r w:rsidRPr="004819ED">
        <w:rPr>
          <w:rFonts w:ascii="楷体" w:eastAsia="楷体" w:hAnsi="楷体" w:cs="楷体" w:hint="eastAsia"/>
        </w:rPr>
        <w:t>的</w:t>
      </w:r>
      <w:r w:rsidRPr="004819ED">
        <w:rPr>
          <w:rFonts w:ascii="楷体" w:eastAsia="楷体" w:hAnsi="楷体" w:cs="楷体"/>
        </w:rPr>
        <w:t>流程，直至当前轮次中所有客户端均完成训练，最终得到所有客户端的专属训练模型集合</w:t>
      </w:r>
      <m:oMath>
        <m:r>
          <w:rPr>
            <w:rFonts w:ascii="Cambria Math" w:eastAsia="楷体" w:hAnsi="Cambria Math" w:cs="楷体"/>
          </w:rPr>
          <m:t>{</m:t>
        </m:r>
        <m:sSub>
          <m:sSubPr>
            <m:ctrlPr>
              <w:rPr>
                <w:rFonts w:ascii="Cambria Math" w:eastAsia="楷体" w:hAnsi="Cambria Math" w:cs="楷体"/>
                <w:i/>
              </w:rPr>
            </m:ctrlPr>
          </m:sSubPr>
          <m:e>
            <m:r>
              <w:rPr>
                <w:rFonts w:ascii="Cambria Math" w:eastAsia="楷体" w:hAnsi="Cambria Math" w:cs="楷体"/>
              </w:rPr>
              <m:t>θ</m:t>
            </m:r>
          </m:e>
          <m:sub>
            <m:r>
              <w:rPr>
                <w:rFonts w:ascii="Cambria Math" w:eastAsia="楷体" w:hAnsi="Cambria Math" w:cs="楷体"/>
              </w:rPr>
              <m:t>i</m:t>
            </m:r>
          </m:sub>
        </m:sSub>
        <m:sSub>
          <m:sSubPr>
            <m:ctrlPr>
              <w:rPr>
                <w:rFonts w:ascii="Cambria Math" w:eastAsia="楷体" w:hAnsi="Cambria Math" w:cs="楷体"/>
                <w:i/>
              </w:rPr>
            </m:ctrlPr>
          </m:sSubPr>
          <m:e>
            <m:r>
              <w:rPr>
                <w:rFonts w:ascii="Cambria Math" w:eastAsia="楷体" w:hAnsi="Cambria Math" w:cs="楷体"/>
              </w:rPr>
              <m:t>}</m:t>
            </m:r>
          </m:e>
          <m:sub>
            <m:r>
              <w:rPr>
                <w:rFonts w:ascii="Cambria Math" w:eastAsia="楷体" w:hAnsi="Cambria Math" w:cs="楷体"/>
              </w:rPr>
              <m:t>i∈</m:t>
            </m:r>
            <m:r>
              <m:rPr>
                <m:scr m:val="script"/>
              </m:rPr>
              <w:rPr>
                <w:rFonts w:ascii="Cambria Math" w:eastAsia="楷体" w:hAnsi="Cambria Math" w:cs="楷体"/>
              </w:rPr>
              <m:t>C</m:t>
            </m:r>
          </m:sub>
        </m:sSub>
      </m:oMath>
      <w:r w:rsidRPr="004819ED">
        <w:rPr>
          <w:rFonts w:ascii="楷体" w:eastAsia="楷体" w:hAnsi="楷体" w:cs="楷体"/>
        </w:rPr>
        <w:t>。</w:t>
      </w:r>
    </w:p>
    <w:p w14:paraId="5BB4E33B" w14:textId="7F8F31EE" w:rsidR="0042137D" w:rsidRPr="004819ED" w:rsidRDefault="00000000">
      <w:pPr>
        <w:pStyle w:val="Af2"/>
        <w:ind w:firstLineChars="200" w:firstLine="480"/>
        <w:rPr>
          <w:rFonts w:ascii="楷体" w:eastAsia="楷体" w:hAnsi="楷体" w:cs="楷体" w:hint="eastAsia"/>
        </w:rPr>
      </w:pPr>
      <w:r w:rsidRPr="004819ED">
        <w:rPr>
          <w:rFonts w:ascii="楷体" w:eastAsia="楷体" w:hAnsi="楷体" w:cs="楷体" w:hint="eastAsia"/>
        </w:rPr>
        <w:t>图2</w:t>
      </w:r>
      <w:r w:rsidR="00492DC5" w:rsidRPr="004819ED">
        <w:rPr>
          <w:rFonts w:ascii="楷体" w:eastAsia="楷体" w:hAnsi="楷体" w:cs="楷体" w:hint="eastAsia"/>
        </w:rPr>
        <w:t>至图</w:t>
      </w:r>
      <w:r w:rsidR="00EA4224" w:rsidRPr="004819ED">
        <w:rPr>
          <w:rFonts w:ascii="楷体" w:eastAsia="楷体" w:hAnsi="楷体" w:cs="楷体" w:hint="eastAsia"/>
        </w:rPr>
        <w:t>9</w:t>
      </w:r>
      <w:r w:rsidR="000E675C" w:rsidRPr="004819ED">
        <w:rPr>
          <w:rFonts w:ascii="楷体" w:eastAsia="楷体" w:hAnsi="楷体" w:cs="楷体" w:hint="eastAsia"/>
        </w:rPr>
        <w:t>展示了不同方法在8个数据集上的收敛曲线</w:t>
      </w:r>
      <w:r w:rsidRPr="004819ED">
        <w:rPr>
          <w:rFonts w:ascii="楷体" w:eastAsia="楷体" w:hAnsi="楷体" w:cs="楷体" w:hint="eastAsia"/>
        </w:rPr>
        <w:t>，实验结果表明，本实施例所涉及的方法在CIFAR10、CIFAR100、EMNIST、FMNIST、</w:t>
      </w:r>
      <w:bookmarkStart w:id="26" w:name="OLE_LINK5"/>
      <w:r w:rsidRPr="004819ED">
        <w:rPr>
          <w:rFonts w:ascii="楷体" w:eastAsia="楷体" w:hAnsi="楷体" w:cs="楷体" w:hint="eastAsia"/>
        </w:rPr>
        <w:t>MEDMNISTA、MEDMNISTC、</w:t>
      </w:r>
      <w:bookmarkEnd w:id="26"/>
      <w:r w:rsidRPr="004819ED">
        <w:rPr>
          <w:rFonts w:ascii="楷体" w:eastAsia="楷体" w:hAnsi="楷体" w:cs="楷体" w:hint="eastAsia"/>
        </w:rPr>
        <w:t>MNIST及SVHN等多种数据集上均优于传统SFL及现有最先进方法（SOTA），在多个数据集上实现Top-2及以上性能，尤其在CIFAR100数据集上准确率提升超过10%。对于其他数据集，该方法在CIFAR10、EMNIST、FMNIST、</w:t>
      </w:r>
      <w:r w:rsidR="008B391E" w:rsidRPr="004819ED">
        <w:rPr>
          <w:rFonts w:ascii="楷体" w:eastAsia="楷体" w:hAnsi="楷体" w:cs="楷体" w:hint="eastAsia"/>
        </w:rPr>
        <w:t>MEDMNISTA、MEDMNISTC、</w:t>
      </w:r>
      <w:r w:rsidRPr="004819ED">
        <w:rPr>
          <w:rFonts w:ascii="楷体" w:eastAsia="楷体" w:hAnsi="楷体" w:cs="楷体" w:hint="eastAsia"/>
        </w:rPr>
        <w:t>MNIST和SVHN数据集上的平均准确率依次为52.61%、94.61%、97.09%、</w:t>
      </w:r>
      <w:r w:rsidR="008B391E" w:rsidRPr="004819ED">
        <w:rPr>
          <w:rFonts w:ascii="楷体" w:eastAsia="楷体" w:hAnsi="楷体" w:cs="楷体" w:hint="eastAsia"/>
        </w:rPr>
        <w:t>67.47%、66.88%、</w:t>
      </w:r>
      <w:r w:rsidRPr="004819ED">
        <w:rPr>
          <w:rFonts w:ascii="楷体" w:eastAsia="楷体" w:hAnsi="楷体" w:cs="楷体" w:hint="eastAsia"/>
        </w:rPr>
        <w:t>99.46% 和 95.87%，分别提高1.84%、0.38%、0.97%、</w:t>
      </w:r>
      <w:r w:rsidR="000E675C" w:rsidRPr="004819ED">
        <w:rPr>
          <w:rFonts w:ascii="楷体" w:eastAsia="楷体" w:hAnsi="楷体" w:cs="楷体" w:hint="eastAsia"/>
        </w:rPr>
        <w:t>0.02%、0.10%、</w:t>
      </w:r>
      <w:r w:rsidRPr="004819ED">
        <w:rPr>
          <w:rFonts w:ascii="楷体" w:eastAsia="楷体" w:hAnsi="楷体" w:cs="楷体" w:hint="eastAsia"/>
        </w:rPr>
        <w:t>0.46%和1.27%。此外，通过基于梯度的元素级解耦机制，能够快速识别关键个性化参数，实现局部模型对客户端数据的精细适配，从而在仅需约100轮</w:t>
      </w:r>
      <w:r w:rsidRPr="004819ED">
        <w:rPr>
          <w:rFonts w:ascii="楷体" w:eastAsia="楷体" w:hAnsi="楷体" w:cs="楷体" w:hint="eastAsia"/>
        </w:rPr>
        <w:lastRenderedPageBreak/>
        <w:t>训练的情况下完成收敛，而传统SFL通常需要约250轮或更多。兼顾了全局知识共享与个性化模型适配，既提升了模型准确率和收敛速度，又保证了训练过程的稳定性和可扩展性，具有显著的实用价值和推广潜力。</w:t>
      </w:r>
    </w:p>
    <w:p w14:paraId="721CECBF" w14:textId="77777777" w:rsidR="0042137D" w:rsidRPr="004819ED" w:rsidRDefault="00000000">
      <w:pPr>
        <w:pStyle w:val="Af2"/>
        <w:ind w:firstLine="0"/>
        <w:rPr>
          <w:rStyle w:val="af1"/>
          <w:rFonts w:ascii="楷体" w:eastAsia="楷体" w:hAnsi="楷体" w:cs="宋体" w:hint="eastAsia"/>
          <w:b/>
          <w:bCs/>
        </w:rPr>
      </w:pPr>
      <w:bookmarkStart w:id="27" w:name="_Hlk213075628"/>
      <w:bookmarkEnd w:id="23"/>
      <w:r w:rsidRPr="004819ED">
        <w:rPr>
          <w:rStyle w:val="af1"/>
          <w:rFonts w:ascii="楷体" w:eastAsia="楷体" w:hAnsi="楷体" w:cs="楷体"/>
          <w:b/>
          <w:bCs/>
        </w:rPr>
        <w:t>实施例</w:t>
      </w:r>
      <w:r w:rsidRPr="004819ED">
        <w:rPr>
          <w:rStyle w:val="af1"/>
          <w:rFonts w:ascii="楷体" w:eastAsia="楷体" w:hAnsi="楷体" w:cs="宋体"/>
          <w:b/>
          <w:bCs/>
          <w:lang w:val="en-US"/>
        </w:rPr>
        <w:t>2</w:t>
      </w:r>
    </w:p>
    <w:bookmarkEnd w:id="27"/>
    <w:p w14:paraId="366A6E50" w14:textId="77777777" w:rsidR="0042137D" w:rsidRPr="004819ED" w:rsidRDefault="00000000">
      <w:pPr>
        <w:pStyle w:val="Af2"/>
        <w:ind w:firstLineChars="200" w:firstLine="480"/>
        <w:rPr>
          <w:rStyle w:val="af1"/>
          <w:rFonts w:ascii="楷体" w:eastAsia="楷体" w:hAnsi="楷体" w:cs="楷体" w:hint="eastAsia"/>
          <w:lang w:eastAsia="zh-CN"/>
        </w:rPr>
      </w:pPr>
      <w:r w:rsidRPr="004819ED">
        <w:rPr>
          <w:rStyle w:val="af1"/>
          <w:rFonts w:ascii="楷体" w:eastAsia="楷体" w:hAnsi="楷体" w:cs="楷体" w:hint="eastAsia"/>
          <w:lang w:eastAsia="zh-CN"/>
        </w:rPr>
        <w:t>本实施例与实施例1的区别在于，重要性评分采用基于Fisher 信息的评分方法：</w:t>
      </w:r>
    </w:p>
    <w:p w14:paraId="6233E19A" w14:textId="77777777" w:rsidR="0042137D" w:rsidRPr="004819ED" w:rsidRDefault="00000000">
      <w:pPr>
        <w:pStyle w:val="Af2"/>
        <w:ind w:firstLineChars="200" w:firstLine="480"/>
        <w:rPr>
          <w:rFonts w:ascii="楷体" w:eastAsia="楷体" w:hAnsi="楷体" w:cs="楷体" w:hint="eastAsia"/>
          <w:lang w:val="zh-Hans"/>
        </w:rPr>
      </w:pPr>
      <w:r w:rsidRPr="004819ED">
        <w:rPr>
          <w:rFonts w:ascii="楷体" w:eastAsia="楷体" w:hAnsi="楷体" w:cs="楷体"/>
          <w:lang w:eastAsia="zh-Hans"/>
        </w:rPr>
        <w:t>Fisher信息是衡量模型参数对数据集变化敏感度的重要指标。现有技术FedDPA已将客户端本地数据集</w:t>
      </w:r>
      <m:oMath>
        <m:sSub>
          <m:sSubPr>
            <m:ctrlPr>
              <w:rPr>
                <w:rFonts w:ascii="Cambria Math" w:eastAsia="楷体" w:hAnsi="楷体" w:cs="楷体"/>
                <w:i/>
                <w:lang w:eastAsia="zh-Hans"/>
              </w:rPr>
            </m:ctrlPr>
          </m:sSubPr>
          <m:e>
            <m:r>
              <m:rPr>
                <m:scr m:val="script"/>
              </m:rPr>
              <w:rPr>
                <w:rFonts w:ascii="Cambria Math" w:eastAsia="楷体" w:hAnsi="楷体" w:cs="楷体"/>
                <w:lang w:eastAsia="zh-Hans"/>
              </w:rPr>
              <m:t>D</m:t>
            </m:r>
          </m:e>
          <m:sub>
            <m:sSub>
              <m:sSubPr>
                <m:ctrlPr>
                  <w:rPr>
                    <w:rFonts w:ascii="Cambria Math" w:eastAsia="楷体" w:hAnsi="楷体" w:cs="楷体"/>
                    <w:i/>
                    <w:lang w:eastAsia="zh-Hans"/>
                  </w:rPr>
                </m:ctrlPr>
              </m:sSubPr>
              <m:e>
                <m:r>
                  <w:rPr>
                    <w:rFonts w:ascii="Cambria Math" w:eastAsia="楷体" w:hAnsi="楷体" w:cs="楷体"/>
                    <w:lang w:eastAsia="zh-Hans"/>
                  </w:rPr>
                  <m:t>σ</m:t>
                </m:r>
              </m:e>
              <m:sub>
                <m:r>
                  <w:rPr>
                    <w:rFonts w:ascii="Cambria Math" w:eastAsia="楷体" w:hAnsi="楷体" w:cs="楷体"/>
                    <w:lang w:eastAsia="zh-Hans"/>
                  </w:rPr>
                  <m:t>j</m:t>
                </m:r>
              </m:sub>
            </m:sSub>
            <m:ctrlPr>
              <w:rPr>
                <w:rFonts w:ascii="Cambria Math" w:eastAsia="楷体" w:hAnsi="Cambria Math" w:cs="楷体" w:hint="eastAsia"/>
                <w:i/>
                <w:lang w:eastAsia="zh-Hans"/>
              </w:rPr>
            </m:ctrlPr>
          </m:sub>
        </m:sSub>
      </m:oMath>
      <w:r w:rsidRPr="004819ED">
        <w:rPr>
          <w:rFonts w:ascii="楷体" w:eastAsia="楷体" w:hAnsi="楷体" w:cs="楷体"/>
          <w:lang w:eastAsia="zh-Hans"/>
        </w:rPr>
        <w:t xml:space="preserve">上的Fisher信息作为参数个性化重要性的度量依据。 </w:t>
      </w:r>
    </w:p>
    <w:p w14:paraId="7B62CCB9" w14:textId="77777777" w:rsidR="0042137D" w:rsidRPr="004819ED" w:rsidRDefault="00000000" w:rsidP="00392DCF">
      <w:pPr>
        <w:pStyle w:val="Af2"/>
        <w:ind w:firstLine="420"/>
        <w:rPr>
          <w:rFonts w:ascii="楷体" w:eastAsia="楷体" w:hAnsi="楷体" w:cs="楷体" w:hint="eastAsia"/>
          <w:lang w:eastAsia="zh-Hans"/>
        </w:rPr>
      </w:pPr>
      <w:r w:rsidRPr="004819ED">
        <w:rPr>
          <w:rFonts w:ascii="楷体" w:eastAsia="楷体" w:hAnsi="楷体" w:cs="楷体"/>
          <w:lang w:eastAsia="zh-Hans"/>
        </w:rPr>
        <w:t>在序列联邦学习中，基于Fisher信息的评分</w:t>
      </w:r>
      <w:bookmarkStart w:id="28" w:name="_Hlk213068416"/>
      <w:r w:rsidRPr="004819ED">
        <w:rPr>
          <w:rFonts w:ascii="楷体" w:eastAsia="楷体" w:hAnsi="楷体" w:cs="楷体"/>
          <w:lang w:eastAsia="zh-Hans"/>
        </w:rPr>
        <w:t>在客户端本地训练开始前，针对前序客户端传递的模型</w:t>
      </w:r>
      <m:oMath>
        <m:sSubSup>
          <m:sSubSupPr>
            <m:ctrlPr>
              <w:rPr>
                <w:rFonts w:ascii="Cambria Math" w:eastAsia="楷体" w:hAnsi="楷体" w:cs="楷体"/>
                <w:i/>
                <w:lang w:eastAsia="zh-Hans"/>
              </w:rPr>
            </m:ctrlPr>
          </m:sSubSupPr>
          <m:e>
            <m:r>
              <w:rPr>
                <w:rFonts w:ascii="Cambria Math" w:eastAsia="楷体" w:hAnsi="楷体" w:cs="楷体"/>
                <w:lang w:eastAsia="zh-Hans"/>
              </w:rPr>
              <m:t>θ</m:t>
            </m:r>
          </m:e>
          <m:sub>
            <m:r>
              <w:rPr>
                <w:rFonts w:ascii="Cambria Math" w:eastAsia="楷体" w:hAnsi="楷体" w:cs="楷体"/>
                <w:lang w:eastAsia="zh-Hans"/>
              </w:rPr>
              <m:t>t,</m:t>
            </m:r>
            <m:sSub>
              <m:sSubPr>
                <m:ctrlPr>
                  <w:rPr>
                    <w:rFonts w:ascii="Cambria Math" w:eastAsia="楷体" w:hAnsi="楷体" w:cs="楷体"/>
                    <w:i/>
                    <w:lang w:eastAsia="zh-Hans"/>
                  </w:rPr>
                </m:ctrlPr>
              </m:sSubPr>
              <m:e>
                <m:r>
                  <w:rPr>
                    <w:rFonts w:ascii="Cambria Math" w:eastAsia="楷体" w:hAnsi="楷体" w:cs="楷体"/>
                    <w:lang w:eastAsia="zh-Hans"/>
                  </w:rPr>
                  <m:t>σ</m:t>
                </m:r>
              </m:e>
              <m:sub>
                <m:r>
                  <w:rPr>
                    <w:rFonts w:ascii="Cambria Math" w:eastAsia="楷体" w:hAnsi="楷体" w:cs="楷体"/>
                    <w:lang w:eastAsia="zh-Hans"/>
                  </w:rPr>
                  <m:t>j</m:t>
                </m:r>
                <m:r>
                  <w:rPr>
                    <w:rFonts w:ascii="Cambria Math" w:eastAsia="楷体" w:hAnsi="Cambria Math" w:cs="Cambria Math"/>
                    <w:lang w:eastAsia="zh-Hans"/>
                  </w:rPr>
                  <m:t>-</m:t>
                </m:r>
                <m:r>
                  <w:rPr>
                    <w:rFonts w:ascii="Cambria Math" w:eastAsia="楷体" w:hAnsi="楷体" w:cs="楷体"/>
                    <w:lang w:eastAsia="zh-Hans"/>
                  </w:rPr>
                  <m:t>1</m:t>
                </m:r>
              </m:sub>
            </m:sSub>
          </m:sub>
          <m:sup>
            <m:r>
              <w:rPr>
                <w:rFonts w:ascii="Cambria Math" w:eastAsia="楷体" w:hAnsi="楷体" w:cs="楷体"/>
                <w:lang w:eastAsia="zh-Hans"/>
              </w:rPr>
              <m:t>K</m:t>
            </m:r>
          </m:sup>
        </m:sSubSup>
      </m:oMath>
      <w:r w:rsidRPr="004819ED">
        <w:rPr>
          <w:rFonts w:ascii="楷体" w:eastAsia="楷体" w:hAnsi="楷体" w:cs="楷体"/>
          <w:lang w:eastAsia="zh-Hans"/>
        </w:rPr>
        <w:t>中的参数计算，具体公式如下：</w:t>
      </w:r>
    </w:p>
    <w:p w14:paraId="1854D81C" w14:textId="77777777" w:rsidR="0042137D" w:rsidRPr="004819ED" w:rsidRDefault="00000000">
      <w:pPr>
        <w:pStyle w:val="Af2"/>
        <w:jc w:val="center"/>
        <w:rPr>
          <w:rFonts w:ascii="楷体" w:eastAsia="楷体" w:hAnsi="楷体" w:cs="楷体" w:hint="eastAsia"/>
          <w:lang w:eastAsia="zh-Hans"/>
        </w:rPr>
      </w:pPr>
      <m:oMath>
        <m:sSub>
          <m:sSubPr>
            <m:ctrlPr>
              <w:rPr>
                <w:rFonts w:ascii="Cambria Math" w:eastAsia="楷体" w:hAnsi="楷体" w:cs="楷体"/>
                <w:i/>
                <w:lang w:eastAsia="zh-Hans"/>
              </w:rPr>
            </m:ctrlPr>
          </m:sSubPr>
          <m:e>
            <m:r>
              <w:rPr>
                <w:rFonts w:ascii="Cambria Math" w:eastAsia="楷体" w:hAnsi="楷体" w:cs="楷体"/>
                <w:lang w:eastAsia="zh-Hans"/>
              </w:rPr>
              <m:t>I</m:t>
            </m:r>
          </m:e>
          <m:sub>
            <m:r>
              <w:rPr>
                <w:rFonts w:ascii="Cambria Math" w:eastAsia="楷体" w:hAnsi="楷体" w:cs="楷体"/>
                <w:lang w:eastAsia="zh-Hans"/>
              </w:rPr>
              <m:t>F</m:t>
            </m:r>
          </m:sub>
        </m:sSub>
        <m:d>
          <m:dPr>
            <m:ctrlPr>
              <w:rPr>
                <w:rFonts w:ascii="Cambria Math" w:eastAsia="楷体" w:hAnsi="楷体" w:cs="楷体"/>
                <w:i/>
                <w:lang w:eastAsia="zh-Hans"/>
              </w:rPr>
            </m:ctrlPr>
          </m:dPr>
          <m:e>
            <m:sSubSup>
              <m:sSubSupPr>
                <m:ctrlPr>
                  <w:rPr>
                    <w:rFonts w:ascii="Cambria Math" w:eastAsia="楷体" w:hAnsi="楷体" w:cs="楷体"/>
                    <w:i/>
                    <w:lang w:eastAsia="zh-Hans"/>
                  </w:rPr>
                </m:ctrlPr>
              </m:sSubSupPr>
              <m:e>
                <m:r>
                  <w:rPr>
                    <w:rFonts w:ascii="Cambria Math" w:eastAsia="楷体" w:hAnsi="楷体" w:cs="楷体"/>
                    <w:lang w:eastAsia="zh-Hans"/>
                  </w:rPr>
                  <m:t>θ</m:t>
                </m:r>
              </m:e>
              <m:sub>
                <m:r>
                  <w:rPr>
                    <w:rFonts w:ascii="Cambria Math" w:eastAsia="楷体" w:hAnsi="楷体" w:cs="楷体"/>
                    <w:lang w:eastAsia="zh-Hans"/>
                  </w:rPr>
                  <m:t>t,</m:t>
                </m:r>
                <m:sSub>
                  <m:sSubPr>
                    <m:ctrlPr>
                      <w:rPr>
                        <w:rFonts w:ascii="Cambria Math" w:eastAsia="楷体" w:hAnsi="楷体" w:cs="楷体"/>
                        <w:i/>
                        <w:lang w:eastAsia="zh-Hans"/>
                      </w:rPr>
                    </m:ctrlPr>
                  </m:sSubPr>
                  <m:e>
                    <m:r>
                      <w:rPr>
                        <w:rFonts w:ascii="Cambria Math" w:eastAsia="楷体" w:hAnsi="楷体" w:cs="楷体"/>
                        <w:lang w:eastAsia="zh-Hans"/>
                      </w:rPr>
                      <m:t>σ</m:t>
                    </m:r>
                  </m:e>
                  <m:sub>
                    <m:r>
                      <w:rPr>
                        <w:rFonts w:ascii="Cambria Math" w:eastAsia="楷体" w:hAnsi="楷体" w:cs="楷体"/>
                        <w:lang w:eastAsia="zh-Hans"/>
                      </w:rPr>
                      <m:t>j</m:t>
                    </m:r>
                    <m:r>
                      <w:rPr>
                        <w:rFonts w:ascii="Cambria Math" w:eastAsia="楷体" w:hAnsi="Cambria Math" w:cs="Cambria Math"/>
                        <w:lang w:eastAsia="zh-Hans"/>
                      </w:rPr>
                      <m:t>-</m:t>
                    </m:r>
                    <m:r>
                      <w:rPr>
                        <w:rFonts w:ascii="Cambria Math" w:eastAsia="楷体" w:hAnsi="楷体" w:cs="楷体"/>
                        <w:lang w:eastAsia="zh-Hans"/>
                      </w:rPr>
                      <m:t>1</m:t>
                    </m:r>
                  </m:sub>
                </m:sSub>
              </m:sub>
              <m:sup>
                <m:r>
                  <w:rPr>
                    <w:rFonts w:ascii="Cambria Math" w:eastAsia="楷体" w:hAnsi="楷体" w:cs="楷体"/>
                    <w:lang w:eastAsia="zh-Hans"/>
                  </w:rPr>
                  <m:t>K,m</m:t>
                </m:r>
              </m:sup>
            </m:sSubSup>
            <m:r>
              <w:rPr>
                <w:rFonts w:ascii="Cambria Math" w:eastAsia="楷体" w:hAnsi="楷体" w:cs="楷体"/>
                <w:lang w:eastAsia="zh-Hans"/>
              </w:rPr>
              <m:t>;</m:t>
            </m:r>
            <m:sSub>
              <m:sSubPr>
                <m:ctrlPr>
                  <w:rPr>
                    <w:rFonts w:ascii="Cambria Math" w:eastAsia="楷体" w:hAnsi="楷体" w:cs="楷体"/>
                    <w:i/>
                    <w:lang w:eastAsia="zh-Hans"/>
                  </w:rPr>
                </m:ctrlPr>
              </m:sSubPr>
              <m:e>
                <m:r>
                  <m:rPr>
                    <m:scr m:val="script"/>
                  </m:rPr>
                  <w:rPr>
                    <w:rFonts w:ascii="Cambria Math" w:eastAsia="楷体" w:hAnsi="楷体" w:cs="楷体"/>
                    <w:lang w:eastAsia="zh-Hans"/>
                  </w:rPr>
                  <m:t>D</m:t>
                </m:r>
              </m:e>
              <m:sub>
                <m:sSub>
                  <m:sSubPr>
                    <m:ctrlPr>
                      <w:rPr>
                        <w:rFonts w:ascii="Cambria Math" w:eastAsia="楷体" w:hAnsi="楷体" w:cs="楷体"/>
                        <w:i/>
                        <w:lang w:eastAsia="zh-Hans"/>
                      </w:rPr>
                    </m:ctrlPr>
                  </m:sSubPr>
                  <m:e>
                    <m:r>
                      <w:rPr>
                        <w:rFonts w:ascii="Cambria Math" w:eastAsia="楷体" w:hAnsi="楷体" w:cs="楷体"/>
                        <w:lang w:eastAsia="zh-Hans"/>
                      </w:rPr>
                      <m:t>σ</m:t>
                    </m:r>
                  </m:e>
                  <m:sub>
                    <m:r>
                      <w:rPr>
                        <w:rFonts w:ascii="Cambria Math" w:eastAsia="楷体" w:hAnsi="楷体" w:cs="楷体"/>
                        <w:lang w:eastAsia="zh-Hans"/>
                      </w:rPr>
                      <m:t>j</m:t>
                    </m:r>
                  </m:sub>
                </m:sSub>
                <m:ctrlPr>
                  <w:rPr>
                    <w:rFonts w:ascii="Cambria Math" w:eastAsia="楷体" w:hAnsi="Cambria Math" w:cs="楷体" w:hint="eastAsia"/>
                    <w:i/>
                    <w:lang w:eastAsia="zh-Hans"/>
                  </w:rPr>
                </m:ctrlPr>
              </m:sub>
            </m:sSub>
            <m:ctrlPr>
              <w:rPr>
                <w:rFonts w:ascii="Cambria Math" w:eastAsia="楷体" w:hAnsi="Cambria Math" w:cs="楷体" w:hint="eastAsia"/>
                <w:i/>
                <w:lang w:eastAsia="zh-Hans"/>
              </w:rPr>
            </m:ctrlPr>
          </m:e>
        </m:d>
        <m:r>
          <w:rPr>
            <w:rFonts w:ascii="Cambria Math" w:eastAsia="楷体" w:hAnsi="楷体" w:cs="楷体"/>
            <w:lang w:eastAsia="zh-Hans"/>
          </w:rPr>
          <m:t>=</m:t>
        </m:r>
        <m:sSup>
          <m:sSupPr>
            <m:ctrlPr>
              <w:rPr>
                <w:rFonts w:ascii="Cambria Math" w:eastAsia="楷体" w:hAnsi="Cambria Math" w:cs="楷体"/>
                <w:i/>
                <w:lang w:eastAsia="zh-Hans"/>
              </w:rPr>
            </m:ctrlPr>
          </m:sSupPr>
          <m:e>
            <m:d>
              <m:dPr>
                <m:ctrlPr>
                  <w:rPr>
                    <w:rFonts w:ascii="Cambria Math" w:eastAsia="楷体" w:hAnsi="Cambria Math" w:cs="楷体"/>
                    <w:i/>
                    <w:lang w:eastAsia="zh-Hans"/>
                  </w:rPr>
                </m:ctrlPr>
              </m:dPr>
              <m:e>
                <m:f>
                  <m:fPr>
                    <m:ctrlPr>
                      <w:rPr>
                        <w:rFonts w:ascii="Cambria Math" w:eastAsia="楷体" w:hAnsi="Cambria Math" w:cs="楷体"/>
                        <w:i/>
                        <w:lang w:eastAsia="zh-Hans"/>
                      </w:rPr>
                    </m:ctrlPr>
                  </m:fPr>
                  <m:num>
                    <m:r>
                      <w:rPr>
                        <w:rFonts w:ascii="Cambria Math" w:eastAsia="楷体" w:hAnsi="Cambria Math" w:cs="Cambria Math"/>
                        <w:lang w:eastAsia="zh-Hans"/>
                      </w:rPr>
                      <m:t>∂</m:t>
                    </m:r>
                    <m:r>
                      <m:rPr>
                        <m:scr m:val="script"/>
                      </m:rPr>
                      <w:rPr>
                        <w:rFonts w:ascii="Cambria Math" w:eastAsia="楷体" w:hAnsi="Cambria Math" w:cs="Cambria Math"/>
                        <w:lang w:eastAsia="zh-Hans"/>
                      </w:rPr>
                      <m:t>l</m:t>
                    </m:r>
                    <m:d>
                      <m:dPr>
                        <m:ctrlPr>
                          <w:rPr>
                            <w:rFonts w:ascii="Cambria Math" w:eastAsia="楷体" w:hAnsi="楷体" w:cs="楷体"/>
                            <w:i/>
                            <w:lang w:eastAsia="zh-Hans"/>
                          </w:rPr>
                        </m:ctrlPr>
                      </m:dPr>
                      <m:e>
                        <m:sSubSup>
                          <m:sSubSupPr>
                            <m:ctrlPr>
                              <w:rPr>
                                <w:rFonts w:ascii="Cambria Math" w:eastAsia="楷体" w:hAnsi="楷体" w:cs="楷体"/>
                                <w:i/>
                                <w:lang w:eastAsia="zh-Hans"/>
                              </w:rPr>
                            </m:ctrlPr>
                          </m:sSubSupPr>
                          <m:e>
                            <m:r>
                              <w:rPr>
                                <w:rFonts w:ascii="Cambria Math" w:eastAsia="楷体" w:hAnsi="楷体" w:cs="楷体"/>
                                <w:lang w:eastAsia="zh-Hans"/>
                              </w:rPr>
                              <m:t>θ</m:t>
                            </m:r>
                          </m:e>
                          <m:sub>
                            <m:r>
                              <w:rPr>
                                <w:rFonts w:ascii="Cambria Math" w:eastAsia="楷体" w:hAnsi="楷体" w:cs="楷体"/>
                                <w:lang w:eastAsia="zh-Hans"/>
                              </w:rPr>
                              <m:t>t,</m:t>
                            </m:r>
                            <m:sSub>
                              <m:sSubPr>
                                <m:ctrlPr>
                                  <w:rPr>
                                    <w:rFonts w:ascii="Cambria Math" w:eastAsia="楷体" w:hAnsi="楷体" w:cs="楷体"/>
                                    <w:i/>
                                    <w:lang w:eastAsia="zh-Hans"/>
                                  </w:rPr>
                                </m:ctrlPr>
                              </m:sSubPr>
                              <m:e>
                                <m:r>
                                  <w:rPr>
                                    <w:rFonts w:ascii="Cambria Math" w:eastAsia="楷体" w:hAnsi="楷体" w:cs="楷体"/>
                                    <w:lang w:eastAsia="zh-Hans"/>
                                  </w:rPr>
                                  <m:t>σ</m:t>
                                </m:r>
                              </m:e>
                              <m:sub>
                                <m:r>
                                  <w:rPr>
                                    <w:rFonts w:ascii="Cambria Math" w:eastAsia="楷体" w:hAnsi="楷体" w:cs="楷体"/>
                                    <w:lang w:eastAsia="zh-Hans"/>
                                  </w:rPr>
                                  <m:t>j</m:t>
                                </m:r>
                                <m:r>
                                  <w:rPr>
                                    <w:rFonts w:ascii="Cambria Math" w:eastAsia="楷体" w:hAnsi="Cambria Math" w:cs="Cambria Math"/>
                                    <w:lang w:eastAsia="zh-Hans"/>
                                  </w:rPr>
                                  <m:t>-</m:t>
                                </m:r>
                                <m:r>
                                  <w:rPr>
                                    <w:rFonts w:ascii="Cambria Math" w:eastAsia="楷体" w:hAnsi="楷体" w:cs="楷体"/>
                                    <w:lang w:eastAsia="zh-Hans"/>
                                  </w:rPr>
                                  <m:t>1</m:t>
                                </m:r>
                              </m:sub>
                            </m:sSub>
                          </m:sub>
                          <m:sup>
                            <m:r>
                              <w:rPr>
                                <w:rFonts w:ascii="Cambria Math" w:eastAsia="楷体" w:hAnsi="楷体" w:cs="楷体"/>
                                <w:lang w:eastAsia="zh-Hans"/>
                              </w:rPr>
                              <m:t>K,m</m:t>
                            </m:r>
                          </m:sup>
                        </m:sSubSup>
                        <m:r>
                          <w:rPr>
                            <w:rFonts w:ascii="Cambria Math" w:eastAsia="楷体" w:hAnsi="楷体" w:cs="楷体"/>
                            <w:lang w:eastAsia="zh-Hans"/>
                          </w:rPr>
                          <m:t>,</m:t>
                        </m:r>
                        <m:sSub>
                          <m:sSubPr>
                            <m:ctrlPr>
                              <w:rPr>
                                <w:rFonts w:ascii="Cambria Math" w:eastAsia="楷体" w:hAnsi="楷体" w:cs="楷体"/>
                                <w:i/>
                                <w:lang w:eastAsia="zh-Hans"/>
                              </w:rPr>
                            </m:ctrlPr>
                          </m:sSubPr>
                          <m:e>
                            <m:r>
                              <m:rPr>
                                <m:scr m:val="script"/>
                              </m:rPr>
                              <w:rPr>
                                <w:rFonts w:ascii="Cambria Math" w:eastAsia="楷体" w:hAnsi="楷体" w:cs="楷体"/>
                                <w:lang w:eastAsia="zh-Hans"/>
                              </w:rPr>
                              <m:t>D</m:t>
                            </m:r>
                          </m:e>
                          <m:sub>
                            <m:sSub>
                              <m:sSubPr>
                                <m:ctrlPr>
                                  <w:rPr>
                                    <w:rFonts w:ascii="Cambria Math" w:eastAsia="楷体" w:hAnsi="楷体" w:cs="楷体"/>
                                    <w:i/>
                                    <w:lang w:eastAsia="zh-Hans"/>
                                  </w:rPr>
                                </m:ctrlPr>
                              </m:sSubPr>
                              <m:e>
                                <m:r>
                                  <w:rPr>
                                    <w:rFonts w:ascii="Cambria Math" w:eastAsia="楷体" w:hAnsi="楷体" w:cs="楷体"/>
                                    <w:lang w:eastAsia="zh-Hans"/>
                                  </w:rPr>
                                  <m:t>σ</m:t>
                                </m:r>
                              </m:e>
                              <m:sub>
                                <m:r>
                                  <w:rPr>
                                    <w:rFonts w:ascii="Cambria Math" w:eastAsia="楷体" w:hAnsi="楷体" w:cs="楷体"/>
                                    <w:lang w:eastAsia="zh-Hans"/>
                                  </w:rPr>
                                  <m:t>j</m:t>
                                </m:r>
                              </m:sub>
                            </m:sSub>
                            <m:ctrlPr>
                              <w:rPr>
                                <w:rFonts w:ascii="Cambria Math" w:eastAsia="楷体" w:hAnsi="Cambria Math" w:cs="楷体" w:hint="eastAsia"/>
                                <w:i/>
                                <w:lang w:eastAsia="zh-Hans"/>
                              </w:rPr>
                            </m:ctrlPr>
                          </m:sub>
                        </m:sSub>
                        <m:ctrlPr>
                          <w:rPr>
                            <w:rFonts w:ascii="Cambria Math" w:eastAsia="楷体" w:hAnsi="Cambria Math" w:cs="楷体" w:hint="eastAsia"/>
                            <w:i/>
                            <w:lang w:eastAsia="zh-Hans"/>
                          </w:rPr>
                        </m:ctrlPr>
                      </m:e>
                    </m:d>
                  </m:num>
                  <m:den>
                    <m:r>
                      <w:rPr>
                        <w:rFonts w:ascii="Cambria Math" w:eastAsia="楷体" w:hAnsi="Cambria Math" w:cs="Cambria Math"/>
                        <w:lang w:eastAsia="zh-Hans"/>
                      </w:rPr>
                      <m:t>∂</m:t>
                    </m:r>
                    <m:sSubSup>
                      <m:sSubSupPr>
                        <m:ctrlPr>
                          <w:rPr>
                            <w:rFonts w:ascii="Cambria Math" w:eastAsia="楷体" w:hAnsi="楷体" w:cs="楷体"/>
                            <w:i/>
                            <w:lang w:eastAsia="zh-Hans"/>
                          </w:rPr>
                        </m:ctrlPr>
                      </m:sSubSupPr>
                      <m:e>
                        <m:r>
                          <w:rPr>
                            <w:rFonts w:ascii="Cambria Math" w:eastAsia="楷体" w:hAnsi="楷体" w:cs="楷体"/>
                            <w:lang w:eastAsia="zh-Hans"/>
                          </w:rPr>
                          <m:t>θ</m:t>
                        </m:r>
                      </m:e>
                      <m:sub>
                        <m:r>
                          <w:rPr>
                            <w:rFonts w:ascii="Cambria Math" w:eastAsia="楷体" w:hAnsi="楷体" w:cs="楷体"/>
                            <w:lang w:eastAsia="zh-Hans"/>
                          </w:rPr>
                          <m:t>t,</m:t>
                        </m:r>
                        <m:sSub>
                          <m:sSubPr>
                            <m:ctrlPr>
                              <w:rPr>
                                <w:rFonts w:ascii="Cambria Math" w:eastAsia="楷体" w:hAnsi="楷体" w:cs="楷体"/>
                                <w:i/>
                                <w:lang w:eastAsia="zh-Hans"/>
                              </w:rPr>
                            </m:ctrlPr>
                          </m:sSubPr>
                          <m:e>
                            <m:r>
                              <w:rPr>
                                <w:rFonts w:ascii="Cambria Math" w:eastAsia="楷体" w:hAnsi="楷体" w:cs="楷体"/>
                                <w:lang w:eastAsia="zh-Hans"/>
                              </w:rPr>
                              <m:t>σ</m:t>
                            </m:r>
                          </m:e>
                          <m:sub>
                            <m:r>
                              <w:rPr>
                                <w:rFonts w:ascii="Cambria Math" w:eastAsia="楷体" w:hAnsi="楷体" w:cs="楷体"/>
                                <w:lang w:eastAsia="zh-Hans"/>
                              </w:rPr>
                              <m:t>j</m:t>
                            </m:r>
                            <m:r>
                              <w:rPr>
                                <w:rFonts w:ascii="Cambria Math" w:eastAsia="楷体" w:hAnsi="Cambria Math" w:cs="Cambria Math"/>
                                <w:lang w:eastAsia="zh-Hans"/>
                              </w:rPr>
                              <m:t>-</m:t>
                            </m:r>
                            <m:r>
                              <w:rPr>
                                <w:rFonts w:ascii="Cambria Math" w:eastAsia="楷体" w:hAnsi="楷体" w:cs="楷体"/>
                                <w:lang w:eastAsia="zh-Hans"/>
                              </w:rPr>
                              <m:t>1</m:t>
                            </m:r>
                          </m:sub>
                        </m:sSub>
                      </m:sub>
                      <m:sup>
                        <m:r>
                          <w:rPr>
                            <w:rFonts w:ascii="Cambria Math" w:eastAsia="楷体" w:hAnsi="楷体" w:cs="楷体"/>
                            <w:lang w:eastAsia="zh-Hans"/>
                          </w:rPr>
                          <m:t>K,m</m:t>
                        </m:r>
                      </m:sup>
                    </m:sSubSup>
                    <m:ctrlPr>
                      <w:rPr>
                        <w:rFonts w:ascii="Cambria Math" w:eastAsia="楷体" w:hAnsi="Cambria Math" w:cs="楷体" w:hint="eastAsia"/>
                        <w:i/>
                        <w:lang w:eastAsia="zh-Hans"/>
                      </w:rPr>
                    </m:ctrlPr>
                  </m:den>
                </m:f>
                <m:ctrlPr>
                  <w:rPr>
                    <w:rFonts w:ascii="Cambria Math" w:eastAsia="楷体" w:hAnsi="Cambria Math" w:cs="楷体" w:hint="eastAsia"/>
                    <w:i/>
                    <w:lang w:eastAsia="zh-Hans"/>
                  </w:rPr>
                </m:ctrlPr>
              </m:e>
            </m:d>
            <m:ctrlPr>
              <w:rPr>
                <w:rFonts w:ascii="Cambria Math" w:eastAsia="楷体" w:hAnsi="楷体" w:cs="楷体"/>
                <w:i/>
                <w:lang w:eastAsia="zh-Hans"/>
              </w:rPr>
            </m:ctrlPr>
          </m:e>
          <m:sup>
            <m:r>
              <w:rPr>
                <w:rFonts w:ascii="Cambria Math" w:eastAsia="楷体" w:hAnsi="楷体" w:cs="楷体"/>
                <w:lang w:eastAsia="zh-Hans"/>
              </w:rPr>
              <m:t>2</m:t>
            </m:r>
            <m:ctrlPr>
              <w:rPr>
                <w:rFonts w:ascii="Cambria Math" w:eastAsia="楷体" w:hAnsi="楷体" w:cs="楷体"/>
                <w:i/>
                <w:lang w:eastAsia="zh-Hans"/>
              </w:rPr>
            </m:ctrlPr>
          </m:sup>
        </m:sSup>
      </m:oMath>
      <w:r w:rsidRPr="004819ED">
        <w:rPr>
          <w:rFonts w:ascii="楷体" w:eastAsia="楷体" w:hAnsi="楷体" w:cs="楷体" w:hint="eastAsia"/>
          <w:lang w:eastAsia="zh-Hans"/>
        </w:rPr>
        <w:t>（</w:t>
      </w:r>
      <w:r w:rsidRPr="004819ED">
        <w:rPr>
          <w:rFonts w:ascii="楷体" w:eastAsia="楷体" w:hAnsi="楷体" w:cs="楷体" w:hint="eastAsia"/>
        </w:rPr>
        <w:t>11</w:t>
      </w:r>
      <w:r w:rsidRPr="004819ED">
        <w:rPr>
          <w:rFonts w:ascii="楷体" w:eastAsia="楷体" w:hAnsi="楷体" w:cs="楷体" w:hint="eastAsia"/>
          <w:lang w:eastAsia="zh-Hans"/>
        </w:rPr>
        <w:t>）</w:t>
      </w:r>
    </w:p>
    <w:p w14:paraId="09F36A3D" w14:textId="3A74DFD2" w:rsidR="0042137D" w:rsidRPr="004819ED" w:rsidRDefault="00000000">
      <w:pPr>
        <w:pStyle w:val="Af2"/>
        <w:ind w:firstLineChars="200" w:firstLine="480"/>
        <w:rPr>
          <w:rFonts w:ascii="楷体" w:eastAsia="楷体" w:hAnsi="楷体" w:cs="楷体" w:hint="eastAsia"/>
          <w:lang w:eastAsia="zh-Hans"/>
        </w:rPr>
      </w:pPr>
      <m:oMath>
        <m:sSub>
          <m:sSubPr>
            <m:ctrlPr>
              <w:rPr>
                <w:rFonts w:ascii="Cambria Math" w:eastAsia="楷体" w:hAnsi="Cambria Math" w:cs="楷体"/>
                <w:i/>
                <w:lang w:eastAsia="zh-Hans"/>
              </w:rPr>
            </m:ctrlPr>
          </m:sSubPr>
          <m:e>
            <m:r>
              <w:rPr>
                <w:rFonts w:ascii="Cambria Math" w:eastAsia="楷体" w:hAnsi="Cambria Math" w:cs="楷体"/>
                <w:lang w:eastAsia="zh-Hans"/>
              </w:rPr>
              <m:t>I</m:t>
            </m:r>
          </m:e>
          <m:sub>
            <m:r>
              <w:rPr>
                <w:rFonts w:ascii="Cambria Math" w:eastAsia="楷体" w:hAnsi="Cambria Math" w:cs="楷体"/>
                <w:lang w:eastAsia="zh-Hans"/>
              </w:rPr>
              <m:t>F</m:t>
            </m:r>
          </m:sub>
        </m:sSub>
        <m:r>
          <w:rPr>
            <w:rFonts w:ascii="Cambria Math" w:eastAsia="楷体" w:hAnsi="Cambria Math" w:cs="楷体"/>
            <w:lang w:eastAsia="zh-Hans"/>
          </w:rPr>
          <m:t>(⋅)</m:t>
        </m:r>
      </m:oMath>
      <w:r w:rsidRPr="004819ED">
        <w:rPr>
          <w:rFonts w:ascii="楷体" w:eastAsia="楷体" w:hAnsi="楷体" w:cs="楷体"/>
          <w:lang w:eastAsia="zh-Hans"/>
        </w:rPr>
        <w:t>的数值越大，表明参数</w:t>
      </w:r>
      <m:oMath>
        <m:sSubSup>
          <m:sSubSupPr>
            <m:ctrlPr>
              <w:rPr>
                <w:rFonts w:ascii="Cambria Math" w:eastAsia="楷体" w:hAnsi="Cambria Math" w:cs="楷体"/>
                <w:i/>
                <w:lang w:eastAsia="zh-Hans"/>
              </w:rPr>
            </m:ctrlPr>
          </m:sSubSupPr>
          <m:e>
            <m:r>
              <w:rPr>
                <w:rFonts w:ascii="Cambria Math" w:eastAsia="楷体" w:hAnsi="Cambria Math" w:cs="楷体"/>
                <w:lang w:eastAsia="zh-Hans"/>
              </w:rPr>
              <m:t>θ</m:t>
            </m:r>
          </m:e>
          <m:sub>
            <m:r>
              <w:rPr>
                <w:rFonts w:ascii="Cambria Math" w:eastAsia="楷体" w:hAnsi="Cambria Math" w:cs="楷体"/>
                <w:lang w:eastAsia="zh-Hans"/>
              </w:rPr>
              <m:t>t,</m:t>
            </m:r>
            <m:sSub>
              <m:sSubPr>
                <m:ctrlPr>
                  <w:rPr>
                    <w:rFonts w:ascii="Cambria Math" w:eastAsia="楷体" w:hAnsi="Cambria Math" w:cs="楷体"/>
                    <w:i/>
                    <w:lang w:eastAsia="zh-Hans"/>
                  </w:rPr>
                </m:ctrlPr>
              </m:sSubPr>
              <m:e>
                <m:r>
                  <w:rPr>
                    <w:rFonts w:ascii="Cambria Math" w:eastAsia="楷体" w:hAnsi="Cambria Math" w:cs="楷体"/>
                    <w:lang w:eastAsia="zh-Hans"/>
                  </w:rPr>
                  <m:t>σ</m:t>
                </m:r>
              </m:e>
              <m:sub>
                <m:r>
                  <w:rPr>
                    <w:rFonts w:ascii="Cambria Math" w:eastAsia="楷体" w:hAnsi="Cambria Math" w:cs="楷体"/>
                    <w:lang w:eastAsia="zh-Hans"/>
                  </w:rPr>
                  <m:t>j-1</m:t>
                </m:r>
              </m:sub>
            </m:sSub>
          </m:sub>
          <m:sup>
            <m:r>
              <w:rPr>
                <w:rFonts w:ascii="Cambria Math" w:eastAsia="楷体" w:hAnsi="Cambria Math" w:cs="楷体"/>
                <w:lang w:eastAsia="zh-Hans"/>
              </w:rPr>
              <m:t>K,m</m:t>
            </m:r>
          </m:sup>
        </m:sSubSup>
      </m:oMath>
      <w:r w:rsidRPr="004819ED">
        <w:rPr>
          <w:rFonts w:ascii="楷体" w:eastAsia="楷体" w:hAnsi="楷体" w:cs="楷体"/>
          <w:lang w:eastAsia="zh-Hans"/>
        </w:rPr>
        <w:t>对客户端</w:t>
      </w:r>
      <m:oMath>
        <m:sSub>
          <m:sSubPr>
            <m:ctrlPr>
              <w:rPr>
                <w:rFonts w:ascii="Cambria Math" w:eastAsia="楷体" w:hAnsi="楷体" w:cs="楷体"/>
                <w:i/>
                <w:lang w:eastAsia="zh-Hans"/>
              </w:rPr>
            </m:ctrlPr>
          </m:sSubPr>
          <m:e>
            <m:r>
              <w:rPr>
                <w:rFonts w:ascii="Cambria Math" w:eastAsia="楷体" w:hAnsi="楷体" w:cs="楷体"/>
                <w:lang w:eastAsia="zh-Hans"/>
              </w:rPr>
              <m:t>σ</m:t>
            </m:r>
          </m:e>
          <m:sub>
            <m:r>
              <w:rPr>
                <w:rFonts w:ascii="Cambria Math" w:eastAsia="楷体" w:hAnsi="楷体" w:cs="楷体"/>
                <w:lang w:eastAsia="zh-Hans"/>
              </w:rPr>
              <m:t>j</m:t>
            </m:r>
          </m:sub>
        </m:sSub>
      </m:oMath>
      <w:r w:rsidRPr="004819ED">
        <w:rPr>
          <w:rFonts w:ascii="楷体" w:eastAsia="楷体" w:hAnsi="楷体" w:cs="楷体"/>
          <w:lang w:eastAsia="zh-Hans"/>
        </w:rPr>
        <w:t>数据集的决策边界或输出分布变化越敏感。将此类参数保留为个性化参数在客户端间传递，有助于稳定 SFL 的训练过程，缓解模型预测结果的偏移问题。基于Fisher信息的评分方案可在客户端本地训练开始前完成计算，无需等待客户端训练后的数据，有效规避部分基于梯度的评分方法中存在的评估延迟问题。</w:t>
      </w:r>
    </w:p>
    <w:bookmarkEnd w:id="28"/>
    <w:p w14:paraId="6FEC2824" w14:textId="77777777" w:rsidR="0042137D" w:rsidRPr="004819ED" w:rsidRDefault="00000000">
      <w:pPr>
        <w:pStyle w:val="Af2"/>
        <w:ind w:firstLine="0"/>
        <w:rPr>
          <w:rStyle w:val="af1"/>
          <w:rFonts w:ascii="楷体" w:eastAsia="楷体" w:hAnsi="楷体" w:cs="宋体" w:hint="eastAsia"/>
          <w:b/>
          <w:bCs/>
          <w:lang w:val="en-US" w:eastAsia="zh-CN"/>
        </w:rPr>
      </w:pPr>
      <w:r w:rsidRPr="004819ED">
        <w:rPr>
          <w:rStyle w:val="af1"/>
          <w:rFonts w:ascii="楷体" w:eastAsia="楷体" w:hAnsi="楷体" w:cs="楷体"/>
          <w:b/>
          <w:bCs/>
        </w:rPr>
        <w:t>实施例</w:t>
      </w:r>
      <w:r w:rsidRPr="004819ED">
        <w:rPr>
          <w:rStyle w:val="af1"/>
          <w:rFonts w:ascii="楷体" w:eastAsia="楷体" w:hAnsi="楷体" w:cs="宋体" w:hint="eastAsia"/>
          <w:b/>
          <w:bCs/>
          <w:lang w:val="en-US" w:eastAsia="zh-CN"/>
        </w:rPr>
        <w:t>3</w:t>
      </w:r>
    </w:p>
    <w:p w14:paraId="7FE557EE" w14:textId="77777777" w:rsidR="0042137D" w:rsidRPr="004819ED" w:rsidRDefault="00000000">
      <w:pPr>
        <w:pStyle w:val="Af2"/>
        <w:ind w:firstLine="0"/>
        <w:rPr>
          <w:rStyle w:val="af1"/>
          <w:rFonts w:ascii="楷体" w:eastAsia="楷体" w:hAnsi="楷体" w:cs="宋体" w:hint="eastAsia"/>
          <w:lang w:val="en-US" w:eastAsia="zh-CN"/>
        </w:rPr>
      </w:pPr>
      <w:r w:rsidRPr="004819ED">
        <w:rPr>
          <w:rStyle w:val="af1"/>
          <w:rFonts w:ascii="楷体" w:eastAsia="楷体" w:hAnsi="楷体" w:cs="宋体"/>
          <w:b/>
          <w:bCs/>
          <w:lang w:val="en-US" w:eastAsia="zh-CN"/>
        </w:rPr>
        <w:tab/>
      </w:r>
      <w:r w:rsidRPr="004819ED">
        <w:rPr>
          <w:rStyle w:val="af1"/>
          <w:rFonts w:ascii="楷体" w:eastAsia="楷体" w:hAnsi="楷体" w:cs="宋体" w:hint="eastAsia"/>
          <w:lang w:val="en-US" w:eastAsia="zh-CN"/>
        </w:rPr>
        <w:t>本实施例与实施例1的区别在于，重要性评分采用基于最优脑损伤（OBD）的评分方法：</w:t>
      </w:r>
    </w:p>
    <w:p w14:paraId="4BF62038" w14:textId="77777777" w:rsidR="0042137D" w:rsidRPr="004819ED" w:rsidRDefault="00000000">
      <w:pPr>
        <w:pStyle w:val="Af2"/>
        <w:ind w:firstLine="0"/>
        <w:rPr>
          <w:rFonts w:ascii="楷体" w:eastAsia="楷体" w:hAnsi="楷体" w:cs="宋体" w:hint="eastAsia"/>
        </w:rPr>
      </w:pPr>
      <w:r w:rsidRPr="004819ED">
        <w:rPr>
          <w:rStyle w:val="af1"/>
          <w:rFonts w:ascii="楷体" w:eastAsia="楷体" w:hAnsi="楷体" w:cs="宋体"/>
          <w:lang w:val="en-US" w:eastAsia="zh-CN"/>
        </w:rPr>
        <w:tab/>
      </w:r>
      <w:r w:rsidRPr="004819ED">
        <w:rPr>
          <w:rFonts w:ascii="楷体" w:eastAsia="楷体" w:hAnsi="楷体" w:cs="宋体"/>
        </w:rPr>
        <w:t>最优脑损伤（OBD）与最优脑外科手术（OBS）是两类经典的神经网络参数评估方法，其核心逻辑是通过衡量参数对模型性能的贡献程度来判定参数重要性，进而实现高效的权重剪枝，在移除部分参数的同时，最大限度降低对模型整体精度的影响。</w:t>
      </w:r>
    </w:p>
    <w:p w14:paraId="3C3EE441" w14:textId="77777777" w:rsidR="0042137D" w:rsidRPr="004819ED" w:rsidRDefault="00000000">
      <w:pPr>
        <w:pStyle w:val="Af2"/>
        <w:ind w:firstLine="420"/>
        <w:rPr>
          <w:rFonts w:ascii="楷体" w:eastAsia="楷体" w:hAnsi="楷体" w:cs="宋体" w:hint="eastAsia"/>
        </w:rPr>
      </w:pPr>
      <w:r w:rsidRPr="004819ED">
        <w:rPr>
          <w:rFonts w:ascii="楷体" w:eastAsia="楷体" w:hAnsi="楷体" w:cs="宋体"/>
        </w:rPr>
        <w:t>本</w:t>
      </w:r>
      <w:r w:rsidRPr="004819ED">
        <w:rPr>
          <w:rFonts w:ascii="楷体" w:eastAsia="楷体" w:hAnsi="楷体" w:cs="宋体" w:hint="eastAsia"/>
        </w:rPr>
        <w:t>实施例</w:t>
      </w:r>
      <w:r w:rsidRPr="004819ED">
        <w:rPr>
          <w:rFonts w:ascii="楷体" w:eastAsia="楷体" w:hAnsi="楷体" w:cs="宋体"/>
        </w:rPr>
        <w:t>基于OBD理论，提出一种新型元素级重要性评分方法如下：</w:t>
      </w:r>
    </w:p>
    <w:p w14:paraId="53C75845" w14:textId="77777777" w:rsidR="0042137D" w:rsidRPr="004819ED" w:rsidRDefault="00000000">
      <w:pPr>
        <w:pStyle w:val="Af2"/>
        <w:ind w:firstLine="0"/>
        <w:jc w:val="center"/>
        <w:rPr>
          <w:rFonts w:ascii="楷体" w:eastAsia="楷体" w:hAnsi="楷体" w:cs="宋体" w:hint="eastAsia"/>
        </w:rPr>
      </w:pPr>
      <m:oMath>
        <m:sSub>
          <m:sSubPr>
            <m:ctrlPr>
              <w:rPr>
                <w:rFonts w:ascii="Cambria Math" w:eastAsia="楷体" w:hAnsi="楷体" w:cs="宋体"/>
                <w:i/>
              </w:rPr>
            </m:ctrlPr>
          </m:sSubPr>
          <m:e>
            <m:r>
              <w:rPr>
                <w:rFonts w:ascii="Cambria Math" w:eastAsia="楷体" w:hAnsi="楷体" w:cs="宋体"/>
              </w:rPr>
              <m:t>I</m:t>
            </m:r>
          </m:e>
          <m:sub>
            <m:r>
              <w:rPr>
                <w:rFonts w:ascii="Cambria Math" w:eastAsia="楷体" w:hAnsi="楷体" w:cs="宋体"/>
              </w:rPr>
              <m:t>O</m:t>
            </m:r>
          </m:sub>
        </m:sSub>
        <m:d>
          <m:dPr>
            <m:ctrlPr>
              <w:rPr>
                <w:rFonts w:ascii="Cambria Math" w:eastAsia="楷体" w:hAnsi="楷体" w:cs="宋体"/>
                <w:i/>
              </w:rPr>
            </m:ctrlPr>
          </m:dPr>
          <m:e>
            <m:sSubSup>
              <m:sSubSupPr>
                <m:ctrlPr>
                  <w:rPr>
                    <w:rFonts w:ascii="Cambria Math" w:eastAsia="楷体" w:hAnsi="楷体" w:cs="宋体"/>
                    <w:i/>
                  </w:rPr>
                </m:ctrlPr>
              </m:sSubSupPr>
              <m:e>
                <m:r>
                  <w:rPr>
                    <w:rFonts w:ascii="Cambria Math" w:eastAsia="楷体" w:hAnsi="楷体" w:cs="宋体"/>
                  </w:rPr>
                  <m:t>θ</m:t>
                </m:r>
              </m:e>
              <m:sub>
                <m:r>
                  <w:rPr>
                    <w:rFonts w:ascii="Cambria Math" w:eastAsia="楷体" w:hAnsi="楷体" w:cs="宋体"/>
                  </w:rPr>
                  <m:t>t</m:t>
                </m:r>
                <m:r>
                  <w:rPr>
                    <w:rFonts w:ascii="Cambria Math" w:eastAsia="楷体" w:hAnsi="Cambria Math" w:cs="Cambria Math"/>
                  </w:rPr>
                  <m:t>-</m:t>
                </m:r>
                <m:r>
                  <w:rPr>
                    <w:rFonts w:ascii="Cambria Math" w:eastAsia="楷体" w:hAnsi="楷体" w:cs="宋体"/>
                  </w:rPr>
                  <m:t>1,</m:t>
                </m:r>
                <m:sSub>
                  <m:sSubPr>
                    <m:ctrlPr>
                      <w:rPr>
                        <w:rFonts w:ascii="Cambria Math" w:eastAsia="楷体" w:hAnsi="楷体" w:cs="宋体"/>
                        <w:i/>
                      </w:rPr>
                    </m:ctrlPr>
                  </m:sSubPr>
                  <m:e>
                    <m:r>
                      <w:rPr>
                        <w:rFonts w:ascii="Cambria Math" w:eastAsia="楷体" w:hAnsi="楷体" w:cs="宋体"/>
                      </w:rPr>
                      <m:t>σ</m:t>
                    </m:r>
                  </m:e>
                  <m:sub>
                    <m:r>
                      <w:rPr>
                        <w:rFonts w:ascii="Cambria Math" w:eastAsia="楷体" w:hAnsi="楷体" w:cs="宋体"/>
                      </w:rPr>
                      <m:t>j</m:t>
                    </m:r>
                  </m:sub>
                </m:sSub>
              </m:sub>
              <m:sup>
                <m:r>
                  <w:rPr>
                    <w:rFonts w:ascii="Cambria Math" w:eastAsia="楷体" w:hAnsi="楷体" w:cs="宋体"/>
                  </w:rPr>
                  <m:t>K,m</m:t>
                </m:r>
              </m:sup>
            </m:sSubSup>
            <m:r>
              <m:rPr>
                <m:scr m:val="script"/>
              </m:rPr>
              <w:rPr>
                <w:rFonts w:ascii="Cambria Math" w:eastAsia="楷体" w:hAnsi="楷体" w:cs="宋体"/>
              </w:rPr>
              <m:t>;D</m:t>
            </m:r>
          </m:e>
        </m:d>
        <m:r>
          <w:rPr>
            <w:rFonts w:ascii="Cambria Math" w:eastAsia="楷体" w:hAnsi="楷体" w:cs="宋体"/>
          </w:rPr>
          <m:t>=</m:t>
        </m:r>
        <m:d>
          <m:dPr>
            <m:begChr m:val="|"/>
            <m:endChr m:val="|"/>
            <m:ctrlPr>
              <w:rPr>
                <w:rFonts w:ascii="Cambria Math" w:eastAsia="楷体" w:hAnsi="楷体" w:cs="宋体"/>
                <w:i/>
              </w:rPr>
            </m:ctrlPr>
          </m:dPr>
          <m:e>
            <m:d>
              <m:dPr>
                <m:ctrlPr>
                  <w:rPr>
                    <w:rFonts w:ascii="Cambria Math" w:eastAsia="楷体" w:hAnsi="楷体" w:cs="宋体"/>
                    <w:i/>
                  </w:rPr>
                </m:ctrlPr>
              </m:dPr>
              <m:e>
                <m:sSubSup>
                  <m:sSubSupPr>
                    <m:ctrlPr>
                      <w:rPr>
                        <w:rFonts w:ascii="Cambria Math" w:eastAsia="楷体" w:hAnsi="楷体" w:cs="宋体"/>
                        <w:i/>
                      </w:rPr>
                    </m:ctrlPr>
                  </m:sSubSupPr>
                  <m:e>
                    <m:r>
                      <w:rPr>
                        <w:rFonts w:ascii="Cambria Math" w:eastAsia="楷体" w:hAnsi="楷体" w:cs="宋体"/>
                      </w:rPr>
                      <m:t>θ</m:t>
                    </m:r>
                  </m:e>
                  <m:sub>
                    <m:r>
                      <w:rPr>
                        <w:rFonts w:ascii="Cambria Math" w:eastAsia="楷体" w:hAnsi="楷体" w:cs="宋体"/>
                      </w:rPr>
                      <m:t>t</m:t>
                    </m:r>
                    <m:r>
                      <w:rPr>
                        <w:rFonts w:ascii="Cambria Math" w:eastAsia="楷体" w:hAnsi="Cambria Math" w:cs="Cambria Math"/>
                      </w:rPr>
                      <m:t>-</m:t>
                    </m:r>
                    <m:r>
                      <w:rPr>
                        <w:rFonts w:ascii="Cambria Math" w:eastAsia="楷体" w:hAnsi="楷体" w:cs="宋体"/>
                      </w:rPr>
                      <m:t>1,</m:t>
                    </m:r>
                    <m:sSub>
                      <m:sSubPr>
                        <m:ctrlPr>
                          <w:rPr>
                            <w:rFonts w:ascii="Cambria Math" w:eastAsia="楷体" w:hAnsi="楷体" w:cs="宋体"/>
                            <w:i/>
                          </w:rPr>
                        </m:ctrlPr>
                      </m:sSubPr>
                      <m:e>
                        <m:r>
                          <w:rPr>
                            <w:rFonts w:ascii="Cambria Math" w:eastAsia="楷体" w:hAnsi="楷体" w:cs="宋体"/>
                          </w:rPr>
                          <m:t>σ</m:t>
                        </m:r>
                      </m:e>
                      <m:sub>
                        <m:r>
                          <w:rPr>
                            <w:rFonts w:ascii="Cambria Math" w:eastAsia="楷体" w:hAnsi="楷体" w:cs="宋体"/>
                          </w:rPr>
                          <m:t>j</m:t>
                        </m:r>
                      </m:sub>
                    </m:sSub>
                  </m:sub>
                  <m:sup>
                    <m:r>
                      <w:rPr>
                        <w:rFonts w:ascii="Cambria Math" w:eastAsia="楷体" w:hAnsi="楷体" w:cs="宋体"/>
                      </w:rPr>
                      <m:t>K,m</m:t>
                    </m:r>
                  </m:sup>
                </m:sSubSup>
                <m:r>
                  <w:rPr>
                    <w:rFonts w:ascii="Cambria Math" w:eastAsia="楷体" w:hAnsi="Cambria Math" w:cs="Cambria Math"/>
                  </w:rPr>
                  <m:t>-</m:t>
                </m:r>
                <m:sSubSup>
                  <m:sSubSupPr>
                    <m:ctrlPr>
                      <w:rPr>
                        <w:rFonts w:ascii="Cambria Math" w:eastAsia="楷体" w:hAnsi="楷体" w:cs="宋体"/>
                        <w:i/>
                      </w:rPr>
                    </m:ctrlPr>
                  </m:sSubSupPr>
                  <m:e>
                    <m:r>
                      <w:rPr>
                        <w:rFonts w:ascii="Cambria Math" w:eastAsia="楷体" w:hAnsi="楷体" w:cs="宋体"/>
                      </w:rPr>
                      <m:t>θ</m:t>
                    </m:r>
                  </m:e>
                  <m:sub>
                    <m:r>
                      <w:rPr>
                        <w:rFonts w:ascii="Cambria Math" w:eastAsia="楷体" w:hAnsi="楷体" w:cs="宋体"/>
                      </w:rPr>
                      <m:t>t,</m:t>
                    </m:r>
                    <m:sSub>
                      <m:sSubPr>
                        <m:ctrlPr>
                          <w:rPr>
                            <w:rFonts w:ascii="Cambria Math" w:eastAsia="楷体" w:hAnsi="楷体" w:cs="宋体"/>
                            <w:i/>
                          </w:rPr>
                        </m:ctrlPr>
                      </m:sSubPr>
                      <m:e>
                        <m:r>
                          <w:rPr>
                            <w:rFonts w:ascii="Cambria Math" w:eastAsia="楷体" w:hAnsi="楷体" w:cs="宋体"/>
                          </w:rPr>
                          <m:t>σ</m:t>
                        </m:r>
                      </m:e>
                      <m:sub>
                        <m:r>
                          <w:rPr>
                            <w:rFonts w:ascii="Cambria Math" w:eastAsia="楷体" w:hAnsi="楷体" w:cs="宋体"/>
                          </w:rPr>
                          <m:t>j</m:t>
                        </m:r>
                        <m:r>
                          <w:rPr>
                            <w:rFonts w:ascii="Cambria Math" w:eastAsia="楷体" w:hAnsi="Cambria Math" w:cs="Cambria Math"/>
                          </w:rPr>
                          <m:t>-</m:t>
                        </m:r>
                        <m:r>
                          <w:rPr>
                            <w:rFonts w:ascii="Cambria Math" w:eastAsia="楷体" w:hAnsi="楷体" w:cs="宋体"/>
                          </w:rPr>
                          <m:t>1</m:t>
                        </m:r>
                      </m:sub>
                    </m:sSub>
                  </m:sub>
                  <m:sup>
                    <m:r>
                      <w:rPr>
                        <w:rFonts w:ascii="Cambria Math" w:eastAsia="楷体" w:hAnsi="楷体" w:cs="宋体"/>
                      </w:rPr>
                      <m:t>K,m</m:t>
                    </m:r>
                  </m:sup>
                </m:sSubSup>
                <m:ctrlPr>
                  <w:rPr>
                    <w:rFonts w:ascii="Cambria Math" w:eastAsia="楷体" w:hAnsi="Cambria Math" w:cs="宋体" w:hint="eastAsia"/>
                    <w:i/>
                  </w:rPr>
                </m:ctrlPr>
              </m:e>
            </m:d>
            <m:r>
              <w:rPr>
                <w:rFonts w:ascii="Cambria Math" w:eastAsia="楷体" w:hAnsi="Cambria Math" w:cs="Cambria Math"/>
              </w:rPr>
              <m:t>⋅</m:t>
            </m:r>
            <m:sSubSup>
              <m:sSubSupPr>
                <m:ctrlPr>
                  <w:rPr>
                    <w:rFonts w:ascii="Cambria Math" w:eastAsia="楷体" w:hAnsi="楷体" w:cs="宋体"/>
                    <w:i/>
                  </w:rPr>
                </m:ctrlPr>
              </m:sSubSupPr>
              <m:e>
                <m:r>
                  <w:rPr>
                    <w:rFonts w:ascii="Cambria Math" w:eastAsia="楷体" w:hAnsi="楷体" w:cs="宋体"/>
                  </w:rPr>
                  <m:t>θ</m:t>
                </m:r>
              </m:e>
              <m:sub>
                <m:r>
                  <w:rPr>
                    <w:rFonts w:ascii="Cambria Math" w:eastAsia="楷体" w:hAnsi="楷体" w:cs="宋体"/>
                  </w:rPr>
                  <m:t>t</m:t>
                </m:r>
                <m:r>
                  <w:rPr>
                    <w:rFonts w:ascii="Cambria Math" w:eastAsia="楷体" w:hAnsi="Cambria Math" w:cs="Cambria Math"/>
                  </w:rPr>
                  <m:t>-</m:t>
                </m:r>
                <m:r>
                  <w:rPr>
                    <w:rFonts w:ascii="Cambria Math" w:eastAsia="楷体" w:hAnsi="楷体" w:cs="宋体"/>
                  </w:rPr>
                  <m:t>1,</m:t>
                </m:r>
                <m:sSub>
                  <m:sSubPr>
                    <m:ctrlPr>
                      <w:rPr>
                        <w:rFonts w:ascii="Cambria Math" w:eastAsia="楷体" w:hAnsi="楷体" w:cs="宋体"/>
                        <w:i/>
                      </w:rPr>
                    </m:ctrlPr>
                  </m:sSubPr>
                  <m:e>
                    <m:r>
                      <w:rPr>
                        <w:rFonts w:ascii="Cambria Math" w:eastAsia="楷体" w:hAnsi="楷体" w:cs="宋体"/>
                      </w:rPr>
                      <m:t>σ</m:t>
                    </m:r>
                  </m:e>
                  <m:sub>
                    <m:r>
                      <w:rPr>
                        <w:rFonts w:ascii="Cambria Math" w:eastAsia="楷体" w:hAnsi="楷体" w:cs="宋体"/>
                      </w:rPr>
                      <m:t>j</m:t>
                    </m:r>
                  </m:sub>
                </m:sSub>
              </m:sub>
              <m:sup>
                <m:r>
                  <w:rPr>
                    <w:rFonts w:ascii="Cambria Math" w:eastAsia="楷体" w:hAnsi="楷体" w:cs="宋体"/>
                  </w:rPr>
                  <m:t>K,m</m:t>
                </m:r>
              </m:sup>
            </m:sSubSup>
            <m:ctrlPr>
              <w:rPr>
                <w:rFonts w:ascii="Cambria Math" w:eastAsia="楷体" w:hAnsi="Cambria Math" w:cs="宋体" w:hint="eastAsia"/>
                <w:i/>
              </w:rPr>
            </m:ctrlPr>
          </m:e>
        </m:d>
      </m:oMath>
      <w:r w:rsidRPr="004819ED">
        <w:rPr>
          <w:rFonts w:ascii="楷体" w:eastAsia="楷体" w:hAnsi="楷体" w:cs="宋体" w:hint="eastAsia"/>
        </w:rPr>
        <w:t>（12）</w:t>
      </w:r>
    </w:p>
    <w:bookmarkStart w:id="29" w:name="_Hlk213062214"/>
    <w:p w14:paraId="7595FD3C" w14:textId="77777777" w:rsidR="0042137D" w:rsidRPr="004819ED" w:rsidRDefault="00000000">
      <w:pPr>
        <w:pStyle w:val="Af2"/>
        <w:rPr>
          <w:rFonts w:ascii="楷体" w:eastAsia="楷体" w:hAnsi="楷体" w:cs="宋体" w:hint="eastAsia"/>
        </w:rPr>
      </w:pPr>
      <m:oMath>
        <m:sSub>
          <m:sSubPr>
            <m:ctrlPr>
              <w:rPr>
                <w:rFonts w:ascii="Cambria Math" w:eastAsia="楷体" w:hAnsi="楷体" w:cs="宋体"/>
                <w:i/>
              </w:rPr>
            </m:ctrlPr>
          </m:sSubPr>
          <m:e>
            <m:r>
              <w:rPr>
                <w:rFonts w:ascii="Cambria Math" w:eastAsia="楷体" w:hAnsi="楷体" w:cs="宋体"/>
              </w:rPr>
              <m:t>I</m:t>
            </m:r>
          </m:e>
          <m:sub>
            <m:r>
              <w:rPr>
                <w:rFonts w:ascii="Cambria Math" w:eastAsia="楷体" w:hAnsi="楷体" w:cs="宋体"/>
              </w:rPr>
              <m:t>O</m:t>
            </m:r>
          </m:sub>
        </m:sSub>
        <m:r>
          <w:rPr>
            <w:rFonts w:ascii="Cambria Math" w:eastAsia="楷体" w:hAnsi="楷体" w:cs="宋体"/>
          </w:rPr>
          <m:t>(</m:t>
        </m:r>
        <m:r>
          <w:rPr>
            <w:rFonts w:ascii="Cambria Math" w:eastAsia="楷体" w:hAnsi="Cambria Math" w:cs="Cambria Math"/>
          </w:rPr>
          <m:t>⋅</m:t>
        </m:r>
        <m:r>
          <w:rPr>
            <w:rFonts w:ascii="Cambria Math" w:eastAsia="楷体" w:hAnsi="楷体" w:cs="宋体"/>
          </w:rPr>
          <m:t>)</m:t>
        </m:r>
      </m:oMath>
      <w:r w:rsidRPr="004819ED">
        <w:rPr>
          <w:rFonts w:ascii="楷体" w:eastAsia="楷体" w:hAnsi="楷体" w:cs="宋体"/>
        </w:rPr>
        <w:t>表示在整体数据集</w:t>
      </w:r>
      <m:oMath>
        <m:r>
          <m:rPr>
            <m:scr m:val="script"/>
          </m:rPr>
          <w:rPr>
            <w:rFonts w:ascii="Cambria Math" w:eastAsia="楷体" w:hAnsi="楷体" w:cs="宋体"/>
          </w:rPr>
          <m:t>D</m:t>
        </m:r>
      </m:oMath>
      <w:r w:rsidRPr="004819ED">
        <w:rPr>
          <w:rFonts w:ascii="楷体" w:eastAsia="楷体" w:hAnsi="楷体" w:cs="宋体"/>
        </w:rPr>
        <w:t>下，客户端</w:t>
      </w:r>
      <m:oMath>
        <m:sSub>
          <m:sSubPr>
            <m:ctrlPr>
              <w:rPr>
                <w:rFonts w:ascii="Cambria Math" w:eastAsia="楷体" w:hAnsi="楷体" w:cs="宋体"/>
                <w:i/>
              </w:rPr>
            </m:ctrlPr>
          </m:sSubPr>
          <m:e>
            <m:r>
              <w:rPr>
                <w:rFonts w:ascii="Cambria Math" w:eastAsia="楷体" w:hAnsi="楷体" w:cs="宋体"/>
              </w:rPr>
              <m:t>σ</m:t>
            </m:r>
          </m:e>
          <m:sub>
            <m:r>
              <w:rPr>
                <w:rFonts w:ascii="Cambria Math" w:eastAsia="楷体" w:hAnsi="楷体" w:cs="宋体"/>
              </w:rPr>
              <m:t>j</m:t>
            </m:r>
          </m:sub>
        </m:sSub>
      </m:oMath>
      <w:r w:rsidRPr="004819ED">
        <w:rPr>
          <w:rFonts w:ascii="楷体" w:eastAsia="楷体" w:hAnsi="楷体" w:cs="宋体"/>
        </w:rPr>
        <w:t>本地模型中索引为</w:t>
      </w:r>
      <m:oMath>
        <m:r>
          <w:rPr>
            <w:rFonts w:ascii="Cambria Math" w:eastAsia="楷体" w:hAnsi="楷体" w:cs="宋体"/>
          </w:rPr>
          <m:t>m</m:t>
        </m:r>
      </m:oMath>
      <w:r w:rsidRPr="004819ED">
        <w:rPr>
          <w:rFonts w:ascii="楷体" w:eastAsia="楷体" w:hAnsi="楷体" w:cs="宋体"/>
        </w:rPr>
        <w:t>的参数</w:t>
      </w:r>
      <m:oMath>
        <m:sSubSup>
          <m:sSubSupPr>
            <m:ctrlPr>
              <w:rPr>
                <w:rFonts w:ascii="Cambria Math" w:eastAsia="楷体" w:hAnsi="楷体" w:cs="宋体"/>
                <w:i/>
              </w:rPr>
            </m:ctrlPr>
          </m:sSubSupPr>
          <m:e>
            <m:r>
              <w:rPr>
                <w:rFonts w:ascii="Cambria Math" w:eastAsia="楷体" w:hAnsi="楷体" w:cs="宋体"/>
              </w:rPr>
              <m:t>θ</m:t>
            </m:r>
          </m:e>
          <m:sub>
            <m:r>
              <w:rPr>
                <w:rFonts w:ascii="Cambria Math" w:eastAsia="楷体" w:hAnsi="楷体" w:cs="宋体"/>
              </w:rPr>
              <m:t>t</m:t>
            </m:r>
            <m:r>
              <w:rPr>
                <w:rFonts w:ascii="Cambria Math" w:eastAsia="楷体" w:hAnsi="Cambria Math" w:cs="Cambria Math"/>
              </w:rPr>
              <m:t>-</m:t>
            </m:r>
            <m:r>
              <w:rPr>
                <w:rFonts w:ascii="Cambria Math" w:eastAsia="楷体" w:hAnsi="楷体" w:cs="宋体"/>
              </w:rPr>
              <m:t>1,</m:t>
            </m:r>
            <m:sSub>
              <m:sSubPr>
                <m:ctrlPr>
                  <w:rPr>
                    <w:rFonts w:ascii="Cambria Math" w:eastAsia="楷体" w:hAnsi="楷体" w:cs="宋体"/>
                    <w:i/>
                  </w:rPr>
                </m:ctrlPr>
              </m:sSubPr>
              <m:e>
                <m:r>
                  <w:rPr>
                    <w:rFonts w:ascii="Cambria Math" w:eastAsia="楷体" w:hAnsi="楷体" w:cs="宋体"/>
                  </w:rPr>
                  <m:t>σ</m:t>
                </m:r>
              </m:e>
              <m:sub>
                <m:r>
                  <w:rPr>
                    <w:rFonts w:ascii="Cambria Math" w:eastAsia="楷体" w:hAnsi="楷体" w:cs="宋体"/>
                  </w:rPr>
                  <m:t>j</m:t>
                </m:r>
              </m:sub>
            </m:sSub>
          </m:sub>
          <m:sup>
            <m:r>
              <w:rPr>
                <w:rFonts w:ascii="Cambria Math" w:eastAsia="楷体" w:hAnsi="楷体" w:cs="宋体"/>
              </w:rPr>
              <m:t>K,m</m:t>
            </m:r>
          </m:sup>
        </m:sSubSup>
      </m:oMath>
      <w:r w:rsidRPr="004819ED">
        <w:rPr>
          <w:rFonts w:ascii="楷体" w:eastAsia="楷体" w:hAnsi="楷体" w:cs="宋体"/>
        </w:rPr>
        <w:t>用于个性化的重要性程度。OBD评分</w:t>
      </w:r>
      <m:oMath>
        <m:sSub>
          <m:sSubPr>
            <m:ctrlPr>
              <w:rPr>
                <w:rFonts w:ascii="Cambria Math" w:eastAsia="楷体" w:hAnsi="楷体" w:cs="宋体"/>
                <w:i/>
              </w:rPr>
            </m:ctrlPr>
          </m:sSubPr>
          <m:e>
            <m:r>
              <w:rPr>
                <w:rFonts w:ascii="Cambria Math" w:eastAsia="楷体" w:hAnsi="楷体" w:cs="宋体"/>
              </w:rPr>
              <m:t>I</m:t>
            </m:r>
          </m:e>
          <m:sub>
            <m:r>
              <w:rPr>
                <w:rFonts w:ascii="Cambria Math" w:eastAsia="楷体" w:hAnsi="楷体" w:cs="宋体"/>
              </w:rPr>
              <m:t>O</m:t>
            </m:r>
          </m:sub>
        </m:sSub>
        <m:r>
          <w:rPr>
            <w:rFonts w:ascii="Cambria Math" w:eastAsia="楷体" w:hAnsi="楷体" w:cs="宋体"/>
          </w:rPr>
          <m:t>(</m:t>
        </m:r>
        <m:r>
          <w:rPr>
            <w:rFonts w:ascii="Cambria Math" w:eastAsia="楷体" w:hAnsi="Cambria Math" w:cs="Cambria Math"/>
          </w:rPr>
          <m:t>⋅</m:t>
        </m:r>
        <m:r>
          <w:rPr>
            <w:rFonts w:ascii="Cambria Math" w:eastAsia="楷体" w:hAnsi="楷体" w:cs="宋体"/>
          </w:rPr>
          <m:t>)</m:t>
        </m:r>
      </m:oMath>
      <w:r w:rsidRPr="004819ED">
        <w:rPr>
          <w:rFonts w:ascii="楷体" w:eastAsia="楷体" w:hAnsi="楷体" w:cs="宋体"/>
        </w:rPr>
        <w:t>较高的参数对模型核心架构的完整性具有关键支撑作用。将此类高OBD评分参数保留为客户端的个性化参数，可有效避免因参数不当替换产生的累积误差，防止模型性能出现长期退化，保障全局训练的稳定性。</w:t>
      </w:r>
      <w:bookmarkEnd w:id="29"/>
    </w:p>
    <w:p w14:paraId="62DA325E" w14:textId="77777777" w:rsidR="0042137D" w:rsidRPr="004819ED" w:rsidRDefault="00000000">
      <w:pPr>
        <w:pStyle w:val="Af2"/>
        <w:ind w:firstLine="0"/>
        <w:rPr>
          <w:rFonts w:ascii="楷体" w:eastAsia="楷体" w:hAnsi="楷体" w:cs="楷体" w:hint="eastAsia"/>
        </w:rPr>
      </w:pPr>
      <w:r w:rsidRPr="004819ED">
        <w:rPr>
          <w:rStyle w:val="af1"/>
          <w:rFonts w:ascii="楷体" w:eastAsia="楷体" w:hAnsi="楷体" w:cs="楷体"/>
          <w:lang w:val="en-US" w:eastAsia="zh-CN"/>
        </w:rPr>
        <w:tab/>
      </w:r>
      <w:r w:rsidRPr="004819ED">
        <w:rPr>
          <w:rFonts w:ascii="楷体" w:eastAsia="楷体" w:hAnsi="楷体" w:cs="楷体"/>
        </w:rPr>
        <w:t>最优脑损伤是一种经典的模型剪枝方法，用于评估模型</w:t>
      </w:r>
      <m:oMath>
        <m:r>
          <w:rPr>
            <w:rFonts w:ascii="Cambria Math" w:eastAsia="楷体" w:hAnsi="楷体" w:cs="楷体"/>
          </w:rPr>
          <m:t>θ={</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sSub>
          <m:sSubPr>
            <m:ctrlPr>
              <w:rPr>
                <w:rFonts w:ascii="Cambria Math" w:eastAsia="楷体" w:hAnsi="楷体" w:cs="楷体"/>
                <w:i/>
              </w:rPr>
            </m:ctrlPr>
          </m:sSubPr>
          <m:e>
            <m:r>
              <w:rPr>
                <w:rFonts w:ascii="Cambria Math" w:eastAsia="楷体" w:hAnsi="楷体" w:cs="楷体"/>
              </w:rPr>
              <m:t>}</m:t>
            </m:r>
          </m:e>
          <m:sub>
            <m:r>
              <w:rPr>
                <w:rFonts w:ascii="Cambria Math" w:eastAsia="楷体" w:hAnsi="楷体" w:cs="楷体"/>
              </w:rPr>
              <m:t>m</m:t>
            </m:r>
            <m:r>
              <w:rPr>
                <w:rFonts w:ascii="Cambria Math" w:eastAsia="楷体" w:hAnsi="楷体" w:cs="楷体"/>
              </w:rPr>
              <m:t>∈</m:t>
            </m:r>
            <m:r>
              <m:rPr>
                <m:scr m:val="script"/>
              </m:rPr>
              <w:rPr>
                <w:rFonts w:ascii="Cambria Math" w:eastAsia="楷体" w:hAnsi="Cambria Math" w:cs="Cambria Math"/>
              </w:rPr>
              <m:t>M</m:t>
            </m:r>
            <m:ctrlPr>
              <w:rPr>
                <w:rFonts w:ascii="Cambria Math" w:eastAsia="楷体" w:hAnsi="Cambria Math" w:cs="楷体"/>
                <w:i/>
              </w:rPr>
            </m:ctrlPr>
          </m:sub>
        </m:sSub>
      </m:oMath>
      <w:r w:rsidRPr="004819ED">
        <w:rPr>
          <w:rFonts w:ascii="楷体" w:eastAsia="楷体" w:hAnsi="楷体" w:cs="楷体"/>
        </w:rPr>
        <w:t>中每个参数</w:t>
      </w:r>
      <m:oMath>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oMath>
      <w:r w:rsidRPr="004819ED">
        <w:rPr>
          <w:rFonts w:ascii="楷体" w:eastAsia="楷体" w:hAnsi="楷体" w:cs="楷体"/>
        </w:rPr>
        <w:t>在数据集</w:t>
      </w:r>
      <m:oMath>
        <m:r>
          <m:rPr>
            <m:scr m:val="script"/>
          </m:rPr>
          <w:rPr>
            <w:rFonts w:ascii="Cambria Math" w:eastAsia="楷体" w:hAnsi="楷体" w:cs="楷体"/>
          </w:rPr>
          <m:t>D</m:t>
        </m:r>
      </m:oMath>
      <w:r w:rsidRPr="004819ED">
        <w:rPr>
          <w:rFonts w:ascii="楷体" w:eastAsia="楷体" w:hAnsi="楷体" w:cs="楷体"/>
        </w:rPr>
        <w:t>上对损失函数</w:t>
      </w:r>
      <m:oMath>
        <m:r>
          <m:rPr>
            <m:scr m:val="script"/>
          </m:rPr>
          <w:rPr>
            <w:rFonts w:ascii="Cambria Math" w:eastAsia="楷体" w:hAnsi="Cambria Math" w:cs="Cambria Math"/>
          </w:rPr>
          <m:t>l</m:t>
        </m:r>
        <m:r>
          <w:rPr>
            <w:rFonts w:ascii="Cambria Math" w:eastAsia="楷体" w:hAnsi="楷体" w:cs="楷体"/>
          </w:rPr>
          <m:t>(</m:t>
        </m:r>
        <m:r>
          <w:rPr>
            <w:rFonts w:ascii="Cambria Math" w:eastAsia="楷体" w:hAnsi="Cambria Math" w:cs="Cambria Math"/>
          </w:rPr>
          <m:t>⋅</m:t>
        </m:r>
        <m:r>
          <w:rPr>
            <w:rFonts w:ascii="Cambria Math" w:eastAsia="楷体" w:hAnsi="楷体" w:cs="楷体"/>
          </w:rPr>
          <m:t>)</m:t>
        </m:r>
      </m:oMath>
      <w:r w:rsidRPr="004819ED">
        <w:rPr>
          <w:rFonts w:ascii="楷体" w:eastAsia="楷体" w:hAnsi="楷体" w:cs="楷体"/>
        </w:rPr>
        <w:t>的重要性，评估公式如下：</w:t>
      </w:r>
    </w:p>
    <w:p w14:paraId="67CB31D0" w14:textId="77777777" w:rsidR="0042137D" w:rsidRPr="004819ED" w:rsidRDefault="00000000">
      <w:pPr>
        <w:pStyle w:val="Af2"/>
        <w:ind w:firstLine="0"/>
        <w:jc w:val="center"/>
        <w:rPr>
          <w:rFonts w:ascii="楷体" w:eastAsia="楷体" w:hAnsi="楷体" w:cs="楷体" w:hint="eastAsia"/>
        </w:rPr>
      </w:pPr>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O</m:t>
            </m:r>
          </m:sub>
        </m:sSub>
        <m:r>
          <w:rPr>
            <w:rFonts w:ascii="Cambria Math" w:eastAsia="楷体" w:hAnsi="楷体" w:cs="楷体"/>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r>
          <m:rPr>
            <m:scr m:val="script"/>
          </m:rPr>
          <w:rPr>
            <w:rFonts w:ascii="Cambria Math" w:eastAsia="楷体" w:hAnsi="楷体" w:cs="楷体"/>
          </w:rPr>
          <m:t>;D)=|</m:t>
        </m:r>
        <m:r>
          <w:rPr>
            <w:rFonts w:ascii="Cambria Math" w:eastAsia="楷体" w:hAnsi="楷体" w:cs="楷体"/>
          </w:rPr>
          <m:t>Δ</m:t>
        </m:r>
        <m:r>
          <m:rPr>
            <m:scr m:val="script"/>
          </m:rPr>
          <w:rPr>
            <w:rFonts w:ascii="Cambria Math" w:eastAsia="楷体" w:hAnsi="Cambria Math" w:cs="Cambria Math"/>
          </w:rPr>
          <m:t>l</m:t>
        </m:r>
        <m:r>
          <w:rPr>
            <w:rFonts w:ascii="Cambria Math" w:eastAsia="楷体" w:hAnsi="楷体" w:cs="楷体"/>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r>
          <m:rPr>
            <m:scr m:val="script"/>
          </m:rPr>
          <w:rPr>
            <w:rFonts w:ascii="Cambria Math" w:eastAsia="楷体" w:hAnsi="楷体" w:cs="楷体"/>
          </w:rPr>
          <m:t>;D)|=|</m:t>
        </m:r>
        <m:r>
          <m:rPr>
            <m:scr m:val="script"/>
          </m:rPr>
          <w:rPr>
            <w:rFonts w:ascii="Cambria Math" w:eastAsia="楷体" w:hAnsi="Cambria Math" w:cs="Cambria Math"/>
          </w:rPr>
          <m:t>l</m:t>
        </m:r>
        <m:r>
          <w:rPr>
            <w:rFonts w:ascii="Cambria Math" w:eastAsia="楷体" w:hAnsi="楷体" w:cs="楷体"/>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r>
          <m:rPr>
            <m:scr m:val="script"/>
          </m:rPr>
          <w:rPr>
            <w:rFonts w:ascii="Cambria Math" w:eastAsia="楷体" w:hAnsi="楷体" w:cs="楷体"/>
          </w:rPr>
          <m:t>;D)</m:t>
        </m:r>
        <m:r>
          <m:rPr>
            <m:scr m:val="script"/>
          </m:rPr>
          <w:rPr>
            <w:rFonts w:ascii="Cambria Math" w:eastAsia="楷体" w:hAnsi="Cambria Math" w:cs="Cambria Math"/>
          </w:rPr>
          <m:t>-l</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=0</m:t>
            </m:r>
          </m:sub>
          <m:sup>
            <m:r>
              <w:rPr>
                <w:rFonts w:ascii="Cambria Math" w:eastAsia="楷体" w:hAnsi="楷体" w:cs="楷体"/>
              </w:rPr>
              <m:t>m</m:t>
            </m:r>
          </m:sup>
        </m:sSubSup>
        <m:r>
          <m:rPr>
            <m:scr m:val="script"/>
          </m:rPr>
          <w:rPr>
            <w:rFonts w:ascii="Cambria Math" w:eastAsia="楷体" w:hAnsi="楷体" w:cs="楷体"/>
          </w:rPr>
          <m:t>;D)|</m:t>
        </m:r>
      </m:oMath>
      <w:r w:rsidRPr="004819ED">
        <w:rPr>
          <w:rFonts w:ascii="楷体" w:eastAsia="楷体" w:hAnsi="楷体" w:cs="楷体" w:hint="eastAsia"/>
        </w:rPr>
        <w:t>（13）</w:t>
      </w:r>
    </w:p>
    <w:p w14:paraId="7942E774" w14:textId="77777777" w:rsidR="0042137D" w:rsidRPr="004819ED" w:rsidRDefault="00000000">
      <w:pPr>
        <w:pStyle w:val="Af2"/>
        <w:rPr>
          <w:rFonts w:ascii="楷体" w:eastAsia="楷体" w:hAnsi="楷体" w:cs="楷体" w:hint="eastAsia"/>
        </w:rPr>
      </w:pPr>
      <m:oMath>
        <m:r>
          <m:rPr>
            <m:scr m:val="script"/>
          </m:rPr>
          <w:rPr>
            <w:rFonts w:ascii="Cambria Math" w:eastAsia="楷体" w:hAnsi="Cambria Math" w:cs="Cambria Math"/>
          </w:rPr>
          <m:t>l</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=0</m:t>
            </m:r>
          </m:sub>
          <m:sup>
            <m:r>
              <w:rPr>
                <w:rFonts w:ascii="Cambria Math" w:eastAsia="楷体" w:hAnsi="楷体" w:cs="楷体"/>
              </w:rPr>
              <m:t>m</m:t>
            </m:r>
          </m:sup>
        </m:sSubSup>
        <m:r>
          <m:rPr>
            <m:scr m:val="script"/>
          </m:rPr>
          <w:rPr>
            <w:rFonts w:ascii="Cambria Math" w:eastAsia="楷体" w:hAnsi="楷体" w:cs="楷体"/>
          </w:rPr>
          <m:t>;D)</m:t>
        </m:r>
      </m:oMath>
      <w:r w:rsidRPr="004819ED">
        <w:rPr>
          <w:rFonts w:ascii="楷体" w:eastAsia="楷体" w:hAnsi="楷体" w:cs="楷体"/>
        </w:rPr>
        <w:t>表示将参数</w:t>
      </w:r>
      <m:oMath>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oMath>
      <w:r w:rsidRPr="004819ED">
        <w:rPr>
          <w:rFonts w:ascii="楷体" w:eastAsia="楷体" w:hAnsi="楷体" w:cs="楷体"/>
        </w:rPr>
        <w:t>置为0时，模型在数据集</w:t>
      </w:r>
      <m:oMath>
        <m:r>
          <m:rPr>
            <m:scr m:val="script"/>
          </m:rPr>
          <w:rPr>
            <w:rFonts w:ascii="Cambria Math" w:eastAsia="楷体" w:hAnsi="楷体" w:cs="楷体"/>
          </w:rPr>
          <m:t>D</m:t>
        </m:r>
      </m:oMath>
      <w:r w:rsidRPr="004819ED">
        <w:rPr>
          <w:rFonts w:ascii="楷体" w:eastAsia="楷体" w:hAnsi="楷体" w:cs="楷体"/>
        </w:rPr>
        <w:t>上的期望损失；</w:t>
      </w:r>
      <m:oMath>
        <m:r>
          <w:rPr>
            <w:rFonts w:ascii="Cambria Math" w:eastAsia="楷体" w:hAnsi="楷体" w:cs="楷体"/>
          </w:rPr>
          <m:t>Δ</m:t>
        </m:r>
        <m:r>
          <m:rPr>
            <m:scr m:val="script"/>
          </m:rPr>
          <w:rPr>
            <w:rFonts w:ascii="Cambria Math" w:eastAsia="楷体" w:hAnsi="Cambria Math" w:cs="Cambria Math"/>
          </w:rPr>
          <m:t>l</m:t>
        </m:r>
        <m:r>
          <w:rPr>
            <w:rFonts w:ascii="Cambria Math" w:eastAsia="楷体" w:hAnsi="楷体" w:cs="楷体"/>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r>
          <m:rPr>
            <m:scr m:val="script"/>
          </m:rPr>
          <w:rPr>
            <w:rFonts w:ascii="Cambria Math" w:eastAsia="楷体" w:hAnsi="楷体" w:cs="楷体"/>
          </w:rPr>
          <m:t>;D)</m:t>
        </m:r>
      </m:oMath>
      <w:r w:rsidRPr="004819ED">
        <w:rPr>
          <w:rFonts w:ascii="楷体" w:eastAsia="楷体" w:hAnsi="楷体" w:cs="楷体"/>
        </w:rPr>
        <w:t>为参数</w:t>
      </w:r>
      <m:oMath>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oMath>
      <w:r w:rsidRPr="004819ED">
        <w:rPr>
          <w:rFonts w:ascii="楷体" w:eastAsia="楷体" w:hAnsi="楷体" w:cs="楷体"/>
        </w:rPr>
        <w:t>正</w:t>
      </w:r>
      <w:r w:rsidRPr="004819ED">
        <w:rPr>
          <w:rFonts w:ascii="楷体" w:eastAsia="楷体" w:hAnsi="楷体" w:cs="楷体"/>
        </w:rPr>
        <w:lastRenderedPageBreak/>
        <w:t>常取值与置0时的损失差值，差值绝对值越大，表明该参数对模型性能的影响越显著。</w:t>
      </w:r>
    </w:p>
    <w:p w14:paraId="16B646C1" w14:textId="77777777" w:rsidR="0042137D" w:rsidRPr="004819ED" w:rsidRDefault="00000000">
      <w:pPr>
        <w:pStyle w:val="Af2"/>
        <w:ind w:firstLine="0"/>
        <w:rPr>
          <w:rFonts w:ascii="楷体" w:eastAsia="楷体" w:hAnsi="楷体" w:cs="楷体" w:hint="eastAsia"/>
        </w:rPr>
      </w:pPr>
      <w:r w:rsidRPr="004819ED">
        <w:rPr>
          <w:rFonts w:ascii="楷体" w:eastAsia="楷体" w:hAnsi="楷体" w:cs="楷体"/>
        </w:rPr>
        <w:t>参数</w:t>
      </w:r>
      <m:oMath>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oMath>
      <w:r w:rsidRPr="004819ED">
        <w:rPr>
          <w:rFonts w:ascii="楷体" w:eastAsia="楷体" w:hAnsi="楷体" w:cs="楷体"/>
        </w:rPr>
        <w:t>的重要性</w:t>
      </w:r>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O</m:t>
            </m:r>
          </m:sub>
        </m:sSub>
        <m:r>
          <w:rPr>
            <w:rFonts w:ascii="Cambria Math" w:eastAsia="楷体" w:hAnsi="楷体" w:cs="楷体"/>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r>
          <m:rPr>
            <m:scr m:val="script"/>
          </m:rPr>
          <w:rPr>
            <w:rFonts w:ascii="Cambria Math" w:eastAsia="楷体" w:hAnsi="楷体" w:cs="楷体"/>
          </w:rPr>
          <m:t>;D)</m:t>
        </m:r>
      </m:oMath>
      <w:r w:rsidRPr="004819ED">
        <w:rPr>
          <w:rFonts w:ascii="楷体" w:eastAsia="楷体" w:hAnsi="楷体" w:cs="楷体"/>
        </w:rPr>
        <w:t>可通过泰勒级数展开进一步推导。将损失差值</w:t>
      </w:r>
      <m:oMath>
        <m:r>
          <w:rPr>
            <w:rFonts w:ascii="Cambria Math" w:eastAsia="楷体" w:hAnsi="楷体" w:cs="楷体"/>
          </w:rPr>
          <m:t>Δ</m:t>
        </m:r>
        <m:r>
          <m:rPr>
            <m:scr m:val="script"/>
          </m:rPr>
          <w:rPr>
            <w:rFonts w:ascii="Cambria Math" w:eastAsia="楷体" w:hAnsi="Cambria Math" w:cs="Cambria Math"/>
          </w:rPr>
          <m:t>l</m:t>
        </m:r>
        <m:r>
          <w:rPr>
            <w:rFonts w:ascii="Cambria Math" w:eastAsia="楷体" w:hAnsi="楷体" w:cs="楷体"/>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r>
          <m:rPr>
            <m:scr m:val="script"/>
          </m:rPr>
          <w:rPr>
            <w:rFonts w:ascii="Cambria Math" w:eastAsia="楷体" w:hAnsi="楷体" w:cs="楷体"/>
          </w:rPr>
          <m:t>;D)</m:t>
        </m:r>
      </m:oMath>
      <w:r w:rsidRPr="004819ED">
        <w:rPr>
          <w:rFonts w:ascii="楷体" w:eastAsia="楷体" w:hAnsi="楷体" w:cs="楷体"/>
        </w:rPr>
        <w:t>在参数</w:t>
      </w:r>
      <m:oMath>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oMath>
      <w:r w:rsidRPr="004819ED">
        <w:rPr>
          <w:rFonts w:ascii="楷体" w:eastAsia="楷体" w:hAnsi="楷体" w:cs="楷体"/>
        </w:rPr>
        <w:t xml:space="preserve">处展开，可得： </w:t>
      </w:r>
    </w:p>
    <w:p w14:paraId="69C50618" w14:textId="77777777" w:rsidR="0042137D" w:rsidRPr="004819ED" w:rsidRDefault="00000000">
      <w:pPr>
        <w:pStyle w:val="Af2"/>
        <w:ind w:firstLine="0"/>
        <w:jc w:val="center"/>
        <w:rPr>
          <w:rFonts w:ascii="楷体" w:eastAsia="楷体" w:hAnsi="楷体" w:cs="楷体" w:hint="eastAsia"/>
        </w:rPr>
      </w:pPr>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O</m:t>
            </m:r>
          </m:sub>
        </m:sSub>
        <m:r>
          <w:rPr>
            <w:rFonts w:ascii="Cambria Math" w:eastAsia="楷体" w:hAnsi="楷体" w:cs="楷体"/>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r>
          <m:rPr>
            <m:scr m:val="script"/>
          </m:rPr>
          <w:rPr>
            <w:rFonts w:ascii="Cambria Math" w:eastAsia="楷体" w:hAnsi="楷体" w:cs="楷体"/>
          </w:rPr>
          <m:t>;D)=</m:t>
        </m:r>
        <m:d>
          <m:dPr>
            <m:begChr m:val="|"/>
            <m:endChr m:val="|"/>
            <m:ctrlPr>
              <w:rPr>
                <w:rFonts w:ascii="Cambria Math" w:eastAsia="楷体" w:hAnsi="Cambria Math" w:cs="楷体"/>
                <w:i/>
              </w:rPr>
            </m:ctrlPr>
          </m:dPr>
          <m:e>
            <m:f>
              <m:fPr>
                <m:ctrlPr>
                  <w:rPr>
                    <w:rFonts w:ascii="Cambria Math" w:eastAsia="楷体" w:hAnsi="Cambria Math" w:cs="楷体"/>
                    <w:i/>
                  </w:rPr>
                </m:ctrlPr>
              </m:fPr>
              <m:num>
                <m:r>
                  <w:rPr>
                    <w:rFonts w:ascii="Cambria Math" w:eastAsia="楷体" w:hAnsi="Cambria Math" w:cs="Cambria Math"/>
                  </w:rPr>
                  <m:t>∂</m:t>
                </m:r>
                <m:r>
                  <m:rPr>
                    <m:scr m:val="script"/>
                  </m:rPr>
                  <w:rPr>
                    <w:rFonts w:ascii="Cambria Math" w:eastAsia="楷体" w:hAnsi="Cambria Math" w:cs="Cambria Math"/>
                  </w:rPr>
                  <m:t>l</m:t>
                </m:r>
                <m:r>
                  <w:rPr>
                    <w:rFonts w:ascii="Cambria Math" w:eastAsia="楷体" w:hAnsi="楷体" w:cs="楷体"/>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r>
                  <m:rPr>
                    <m:scr m:val="script"/>
                  </m:rPr>
                  <w:rPr>
                    <w:rFonts w:ascii="Cambria Math" w:eastAsia="楷体" w:hAnsi="楷体" w:cs="楷体"/>
                  </w:rPr>
                  <m:t>;D)</m:t>
                </m:r>
                <m:ctrlPr>
                  <w:rPr>
                    <w:rFonts w:ascii="Cambria Math" w:eastAsia="楷体" w:hAnsi="楷体" w:cs="楷体"/>
                    <w:i/>
                  </w:rPr>
                </m:ctrlPr>
              </m:num>
              <m:den>
                <m:r>
                  <w:rPr>
                    <w:rFonts w:ascii="Cambria Math" w:eastAsia="楷体" w:hAnsi="Cambria Math" w:cs="Cambria Math"/>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ctrlPr>
                  <w:rPr>
                    <w:rFonts w:ascii="Cambria Math" w:eastAsia="楷体" w:hAnsi="Cambria Math" w:cs="楷体" w:hint="eastAsia"/>
                    <w:i/>
                  </w:rPr>
                </m:ctrlPr>
              </m:den>
            </m:f>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r>
              <w:rPr>
                <w:rFonts w:ascii="Cambria Math" w:eastAsia="楷体" w:hAnsi="Cambria Math" w:cs="Cambria Math"/>
              </w:rPr>
              <m:t>-</m:t>
            </m:r>
            <m:f>
              <m:fPr>
                <m:ctrlPr>
                  <w:rPr>
                    <w:rFonts w:ascii="Cambria Math" w:eastAsia="楷体" w:hAnsi="楷体" w:cs="楷体"/>
                    <w:i/>
                  </w:rPr>
                </m:ctrlPr>
              </m:fPr>
              <m:num>
                <m:r>
                  <w:rPr>
                    <w:rFonts w:ascii="Cambria Math" w:eastAsia="楷体" w:hAnsi="楷体" w:cs="楷体"/>
                  </w:rPr>
                  <m:t>1</m:t>
                </m:r>
              </m:num>
              <m:den>
                <m:r>
                  <w:rPr>
                    <w:rFonts w:ascii="Cambria Math" w:eastAsia="楷体" w:hAnsi="楷体" w:cs="楷体"/>
                  </w:rPr>
                  <m:t>2</m:t>
                </m:r>
              </m:den>
            </m:f>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sSub>
              <m:sSubPr>
                <m:ctrlPr>
                  <w:rPr>
                    <w:rFonts w:ascii="Cambria Math" w:eastAsia="楷体" w:hAnsi="楷体" w:cs="楷体"/>
                    <w:i/>
                  </w:rPr>
                </m:ctrlPr>
              </m:sSubPr>
              <m:e>
                <m:r>
                  <w:rPr>
                    <w:rFonts w:ascii="Cambria Math" w:eastAsia="楷体" w:hAnsi="楷体" w:cs="楷体"/>
                  </w:rPr>
                  <m:t>H</m:t>
                </m:r>
              </m:e>
              <m:sub>
                <m:r>
                  <w:rPr>
                    <w:rFonts w:ascii="Cambria Math" w:eastAsia="楷体" w:hAnsi="楷体" w:cs="楷体"/>
                  </w:rPr>
                  <m:t>mm</m:t>
                </m:r>
              </m:sub>
            </m:sSub>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r>
              <m:rPr>
                <m:scr m:val="script"/>
              </m:rPr>
              <w:rPr>
                <w:rFonts w:ascii="Cambria Math" w:eastAsia="楷体" w:hAnsi="楷体" w:cs="楷体"/>
              </w:rPr>
              <m:t>+O(</m:t>
            </m:r>
            <m:r>
              <w:rPr>
                <w:rFonts w:ascii="Cambria Math" w:eastAsia="楷体" w:hAnsi="楷体" w:cs="楷体"/>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sSup>
              <m:sSupPr>
                <m:ctrlPr>
                  <w:rPr>
                    <w:rFonts w:ascii="Cambria Math" w:eastAsia="楷体" w:hAnsi="Cambria Math" w:cs="楷体"/>
                    <w:i/>
                  </w:rPr>
                </m:ctrlPr>
              </m:sSupPr>
              <m:e>
                <m:r>
                  <w:rPr>
                    <w:rFonts w:ascii="Cambria Math" w:eastAsia="楷体" w:hAnsi="楷体" w:cs="楷体"/>
                  </w:rPr>
                  <m:t>‖</m:t>
                </m:r>
              </m:e>
              <m:sup>
                <m:r>
                  <w:rPr>
                    <w:rFonts w:ascii="Cambria Math" w:eastAsia="楷体" w:hAnsi="楷体" w:cs="楷体"/>
                  </w:rPr>
                  <m:t>3</m:t>
                </m:r>
                <m:ctrlPr>
                  <w:rPr>
                    <w:rFonts w:ascii="Cambria Math" w:eastAsia="楷体" w:hAnsi="楷体" w:cs="楷体"/>
                    <w:i/>
                  </w:rPr>
                </m:ctrlPr>
              </m:sup>
            </m:sSup>
            <m:r>
              <w:rPr>
                <w:rFonts w:ascii="Cambria Math" w:eastAsia="楷体" w:hAnsi="楷体" w:cs="楷体"/>
              </w:rPr>
              <m:t>)</m:t>
            </m:r>
            <m:ctrlPr>
              <w:rPr>
                <w:rFonts w:ascii="Cambria Math" w:eastAsia="楷体" w:hAnsi="楷体" w:cs="楷体"/>
                <w:i/>
              </w:rPr>
            </m:ctrlPr>
          </m:e>
        </m:d>
        <m:r>
          <w:rPr>
            <w:rFonts w:ascii="Cambria Math" w:eastAsia="楷体" w:hAnsi="楷体" w:cs="楷体"/>
          </w:rPr>
          <m:t>,</m:t>
        </m:r>
      </m:oMath>
      <w:r w:rsidRPr="004819ED">
        <w:rPr>
          <w:rFonts w:ascii="楷体" w:eastAsia="楷体" w:hAnsi="楷体" w:cs="楷体" w:hint="eastAsia"/>
        </w:rPr>
        <w:t>（14）</w:t>
      </w:r>
    </w:p>
    <w:p w14:paraId="4687B876" w14:textId="77777777" w:rsidR="0042137D" w:rsidRPr="004819ED" w:rsidRDefault="00000000">
      <w:pPr>
        <w:pStyle w:val="Af2"/>
        <w:rPr>
          <w:rFonts w:ascii="楷体" w:eastAsia="楷体" w:hAnsi="楷体" w:cs="楷体" w:hint="eastAsia"/>
        </w:rPr>
      </w:pPr>
      <m:oMath>
        <m:f>
          <m:fPr>
            <m:ctrlPr>
              <w:rPr>
                <w:rFonts w:ascii="Cambria Math" w:eastAsia="楷体" w:hAnsi="Cambria Math" w:cs="楷体"/>
                <w:i/>
              </w:rPr>
            </m:ctrlPr>
          </m:fPr>
          <m:num>
            <m:r>
              <w:rPr>
                <w:rFonts w:ascii="Cambria Math" w:eastAsia="楷体" w:hAnsi="Cambria Math" w:cs="Cambria Math"/>
              </w:rPr>
              <m:t>∂</m:t>
            </m:r>
            <m:r>
              <m:rPr>
                <m:scr m:val="script"/>
              </m:rPr>
              <w:rPr>
                <w:rFonts w:ascii="Cambria Math" w:eastAsia="楷体" w:hAnsi="Cambria Math" w:cs="Cambria Math"/>
              </w:rPr>
              <m:t>l</m:t>
            </m:r>
            <m:r>
              <w:rPr>
                <w:rFonts w:ascii="Cambria Math" w:eastAsia="楷体" w:hAnsi="楷体" w:cs="楷体"/>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r>
              <m:rPr>
                <m:scr m:val="script"/>
              </m:rPr>
              <w:rPr>
                <w:rFonts w:ascii="Cambria Math" w:eastAsia="楷体" w:hAnsi="楷体" w:cs="楷体"/>
              </w:rPr>
              <m:t>;D)</m:t>
            </m:r>
            <m:ctrlPr>
              <w:rPr>
                <w:rFonts w:ascii="Cambria Math" w:eastAsia="楷体" w:hAnsi="楷体" w:cs="楷体"/>
                <w:i/>
              </w:rPr>
            </m:ctrlPr>
          </m:num>
          <m:den>
            <m:r>
              <w:rPr>
                <w:rFonts w:ascii="Cambria Math" w:eastAsia="楷体" w:hAnsi="Cambria Math" w:cs="Cambria Math"/>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ctrlPr>
              <w:rPr>
                <w:rFonts w:ascii="Cambria Math" w:eastAsia="楷体" w:hAnsi="Cambria Math" w:cs="楷体" w:hint="eastAsia"/>
                <w:i/>
              </w:rPr>
            </m:ctrlPr>
          </m:den>
        </m:f>
      </m:oMath>
      <w:r w:rsidRPr="004819ED">
        <w:rPr>
          <w:rFonts w:ascii="楷体" w:eastAsia="楷体" w:hAnsi="楷体" w:cs="楷体"/>
        </w:rPr>
        <w:t>为损失函数对参数</w:t>
      </w:r>
      <m:oMath>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oMath>
      <w:r w:rsidRPr="004819ED">
        <w:rPr>
          <w:rFonts w:ascii="楷体" w:eastAsia="楷体" w:hAnsi="楷体" w:cs="楷体"/>
        </w:rPr>
        <w:t>的一阶偏导数，反映参数微小变化对损失的线性影响；</w:t>
      </w:r>
      <m:oMath>
        <m:sSub>
          <m:sSubPr>
            <m:ctrlPr>
              <w:rPr>
                <w:rFonts w:ascii="Cambria Math" w:eastAsia="楷体" w:hAnsi="楷体" w:cs="楷体"/>
                <w:i/>
              </w:rPr>
            </m:ctrlPr>
          </m:sSubPr>
          <m:e>
            <m:r>
              <w:rPr>
                <w:rFonts w:ascii="Cambria Math" w:eastAsia="楷体" w:hAnsi="楷体" w:cs="楷体"/>
              </w:rPr>
              <m:t>H</m:t>
            </m:r>
          </m:e>
          <m:sub>
            <m:r>
              <w:rPr>
                <w:rFonts w:ascii="Cambria Math" w:eastAsia="楷体" w:hAnsi="楷体" w:cs="楷体"/>
              </w:rPr>
              <m:t>mm</m:t>
            </m:r>
          </m:sub>
        </m:sSub>
      </m:oMath>
      <w:r w:rsidRPr="004819ED">
        <w:rPr>
          <w:rFonts w:ascii="楷体" w:eastAsia="楷体" w:hAnsi="楷体" w:cs="楷体"/>
        </w:rPr>
        <w:t>为海森矩阵（Hessian Matrix）的对角元素，反映损失函数关于参数</w:t>
      </w:r>
      <m:oMath>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oMath>
      <w:r w:rsidRPr="004819ED">
        <w:rPr>
          <w:rFonts w:ascii="楷体" w:eastAsia="楷体" w:hAnsi="楷体" w:cs="楷体"/>
        </w:rPr>
        <w:t>的二阶曲率，代表参数变化对损失的非线性影响；</w:t>
      </w:r>
      <m:oMath>
        <m:r>
          <m:rPr>
            <m:scr m:val="script"/>
          </m:rPr>
          <w:rPr>
            <w:rFonts w:ascii="Cambria Math" w:eastAsia="楷体" w:hAnsi="楷体" w:cs="楷体"/>
          </w:rPr>
          <m:t>O(</m:t>
        </m:r>
        <m:r>
          <w:rPr>
            <w:rFonts w:ascii="Cambria Math" w:eastAsia="楷体" w:hAnsi="楷体" w:cs="楷体"/>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sSup>
          <m:sSupPr>
            <m:ctrlPr>
              <w:rPr>
                <w:rFonts w:ascii="Cambria Math" w:eastAsia="楷体" w:hAnsi="Cambria Math" w:cs="楷体"/>
                <w:i/>
              </w:rPr>
            </m:ctrlPr>
          </m:sSupPr>
          <m:e>
            <m:r>
              <w:rPr>
                <w:rFonts w:ascii="Cambria Math" w:eastAsia="楷体" w:hAnsi="楷体" w:cs="楷体"/>
              </w:rPr>
              <m:t>‖</m:t>
            </m:r>
          </m:e>
          <m:sup>
            <m:r>
              <w:rPr>
                <w:rFonts w:ascii="Cambria Math" w:eastAsia="楷体" w:hAnsi="楷体" w:cs="楷体"/>
              </w:rPr>
              <m:t>3</m:t>
            </m:r>
            <m:ctrlPr>
              <w:rPr>
                <w:rFonts w:ascii="Cambria Math" w:eastAsia="楷体" w:hAnsi="楷体" w:cs="楷体"/>
                <w:i/>
              </w:rPr>
            </m:ctrlPr>
          </m:sup>
        </m:sSup>
        <m:r>
          <w:rPr>
            <w:rFonts w:ascii="Cambria Math" w:eastAsia="楷体" w:hAnsi="楷体" w:cs="楷体"/>
          </w:rPr>
          <m:t>)</m:t>
        </m:r>
      </m:oMath>
      <w:r w:rsidRPr="004819ED">
        <w:rPr>
          <w:rFonts w:ascii="楷体" w:eastAsia="楷体" w:hAnsi="楷体" w:cs="楷体"/>
        </w:rPr>
        <w:t>为泰勒展开的高阶项，当参数</w:t>
      </w:r>
      <m:oMath>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oMath>
      <w:r w:rsidRPr="004819ED">
        <w:rPr>
          <w:rFonts w:ascii="楷体" w:eastAsia="楷体" w:hAnsi="楷体" w:cs="楷体"/>
        </w:rPr>
        <w:t>取值较小时，该部分贡献可忽略。</w:t>
      </w:r>
    </w:p>
    <w:p w14:paraId="5FBC565D"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rPr>
        <w:t>传统OBD方法主要用于模型收敛后的剪枝，此时参数变化对损失的非线性影响（二阶项）更显著，因此会重点利用泰勒展开的二阶项，而将一阶项视为次要因素。但在模型训练过程中，参数尚未收敛，一阶项的数值通常远大于二阶项，此时OBD评分可仅通过一阶项近似评估参数重要性：</w:t>
      </w:r>
    </w:p>
    <w:p w14:paraId="574A2346" w14:textId="77777777" w:rsidR="0042137D" w:rsidRPr="004819ED" w:rsidRDefault="00000000">
      <w:pPr>
        <w:pStyle w:val="Af2"/>
        <w:ind w:firstLine="0"/>
        <w:jc w:val="center"/>
        <w:rPr>
          <w:rFonts w:ascii="楷体" w:eastAsia="楷体" w:hAnsi="楷体" w:cs="楷体" w:hint="eastAsia"/>
        </w:rPr>
      </w:pPr>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O</m:t>
            </m:r>
          </m:sub>
        </m:sSub>
        <m:r>
          <w:rPr>
            <w:rFonts w:ascii="Cambria Math" w:eastAsia="楷体" w:hAnsi="楷体" w:cs="楷体"/>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r>
          <m:rPr>
            <m:scr m:val="script"/>
          </m:rPr>
          <w:rPr>
            <w:rFonts w:ascii="Cambria Math" w:eastAsia="楷体" w:hAnsi="楷体" w:cs="楷体"/>
          </w:rPr>
          <m:t>;D)</m:t>
        </m:r>
        <m:r>
          <w:rPr>
            <w:rFonts w:ascii="Cambria Math" w:eastAsia="楷体" w:hAnsi="楷体" w:cs="楷体"/>
          </w:rPr>
          <m:t>≈</m:t>
        </m:r>
        <m:d>
          <m:dPr>
            <m:begChr m:val="|"/>
            <m:endChr m:val="|"/>
            <m:ctrlPr>
              <w:rPr>
                <w:rFonts w:ascii="Cambria Math" w:eastAsia="楷体" w:hAnsi="Cambria Math" w:cs="楷体"/>
                <w:i/>
              </w:rPr>
            </m:ctrlPr>
          </m:dPr>
          <m:e>
            <m:f>
              <m:fPr>
                <m:ctrlPr>
                  <w:rPr>
                    <w:rFonts w:ascii="Cambria Math" w:eastAsia="楷体" w:hAnsi="Cambria Math" w:cs="楷体"/>
                    <w:i/>
                  </w:rPr>
                </m:ctrlPr>
              </m:fPr>
              <m:num>
                <m:r>
                  <w:rPr>
                    <w:rFonts w:ascii="Cambria Math" w:eastAsia="楷体" w:hAnsi="Cambria Math" w:cs="Cambria Math"/>
                  </w:rPr>
                  <m:t>∂</m:t>
                </m:r>
                <m:r>
                  <m:rPr>
                    <m:scr m:val="script"/>
                  </m:rPr>
                  <w:rPr>
                    <w:rFonts w:ascii="Cambria Math" w:eastAsia="楷体" w:hAnsi="Cambria Math" w:cs="Cambria Math"/>
                  </w:rPr>
                  <m:t>l</m:t>
                </m:r>
                <m:r>
                  <w:rPr>
                    <w:rFonts w:ascii="Cambria Math" w:eastAsia="楷体" w:hAnsi="楷体" w:cs="楷体"/>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r>
                  <m:rPr>
                    <m:scr m:val="script"/>
                  </m:rPr>
                  <w:rPr>
                    <w:rFonts w:ascii="Cambria Math" w:eastAsia="楷体" w:hAnsi="楷体" w:cs="楷体"/>
                  </w:rPr>
                  <m:t>;D)</m:t>
                </m:r>
                <m:ctrlPr>
                  <w:rPr>
                    <w:rFonts w:ascii="Cambria Math" w:eastAsia="楷体" w:hAnsi="楷体" w:cs="楷体"/>
                    <w:i/>
                  </w:rPr>
                </m:ctrlPr>
              </m:num>
              <m:den>
                <m:r>
                  <w:rPr>
                    <w:rFonts w:ascii="Cambria Math" w:eastAsia="楷体" w:hAnsi="Cambria Math" w:cs="Cambria Math"/>
                  </w:rPr>
                  <m:t>∂</m:t>
                </m:r>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ctrlPr>
                  <w:rPr>
                    <w:rFonts w:ascii="Cambria Math" w:eastAsia="楷体" w:hAnsi="Cambria Math" w:cs="楷体" w:hint="eastAsia"/>
                    <w:i/>
                  </w:rPr>
                </m:ctrlPr>
              </m:den>
            </m:f>
            <m:sSup>
              <m:sSupPr>
                <m:ctrlPr>
                  <w:rPr>
                    <w:rFonts w:ascii="Cambria Math" w:eastAsia="楷体" w:hAnsi="楷体" w:cs="楷体"/>
                    <w:i/>
                  </w:rPr>
                </m:ctrlPr>
              </m:sSupPr>
              <m:e>
                <m:r>
                  <w:rPr>
                    <w:rFonts w:ascii="Cambria Math" w:eastAsia="楷体" w:hAnsi="楷体" w:cs="楷体"/>
                  </w:rPr>
                  <m:t>θ</m:t>
                </m:r>
              </m:e>
              <m:sup>
                <m:r>
                  <w:rPr>
                    <w:rFonts w:ascii="Cambria Math" w:eastAsia="楷体" w:hAnsi="楷体" w:cs="楷体"/>
                  </w:rPr>
                  <m:t>m</m:t>
                </m:r>
              </m:sup>
            </m:sSup>
            <m:ctrlPr>
              <w:rPr>
                <w:rFonts w:ascii="Cambria Math" w:eastAsia="楷体" w:hAnsi="Cambria Math" w:cs="楷体" w:hint="eastAsia"/>
                <w:i/>
              </w:rPr>
            </m:ctrlPr>
          </m:e>
        </m:d>
      </m:oMath>
      <w:r w:rsidRPr="004819ED">
        <w:rPr>
          <w:rFonts w:ascii="楷体" w:eastAsia="楷体" w:hAnsi="楷体" w:cs="楷体" w:hint="eastAsia"/>
        </w:rPr>
        <w:t>（15）</w:t>
      </w:r>
    </w:p>
    <w:p w14:paraId="52380713"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rPr>
        <w:t>在序列联邦学习的第</w:t>
      </w:r>
      <m:oMath>
        <m:r>
          <w:rPr>
            <w:rFonts w:ascii="Cambria Math" w:eastAsia="楷体" w:hAnsi="楷体" w:cs="楷体"/>
          </w:rPr>
          <m:t>t</m:t>
        </m:r>
      </m:oMath>
      <w:r w:rsidRPr="004819ED">
        <w:rPr>
          <w:rFonts w:ascii="楷体" w:eastAsia="楷体" w:hAnsi="楷体" w:cs="楷体"/>
        </w:rPr>
        <w:t>轮次中，前序客户端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oMath>
      <w:r w:rsidRPr="004819ED">
        <w:rPr>
          <w:rFonts w:ascii="楷体" w:eastAsia="楷体" w:hAnsi="楷体" w:cs="楷体"/>
        </w:rPr>
        <w:t>会将更新后的模型</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t>
            </m:r>
          </m:sup>
        </m:sSubSup>
      </m:oMath>
      <w:r w:rsidRPr="004819ED">
        <w:rPr>
          <w:rFonts w:ascii="楷体" w:eastAsia="楷体" w:hAnsi="楷体" w:cs="楷体"/>
        </w:rPr>
        <w:t>传递给当前客户端</w:t>
      </w:r>
      <m:oMath>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oMath>
      <w:r w:rsidRPr="004819ED">
        <w:rPr>
          <w:rFonts w:ascii="楷体" w:eastAsia="楷体" w:hAnsi="楷体" w:cs="楷体"/>
        </w:rPr>
        <w:t>，而客户端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持有上一轮次（</w:t>
      </w:r>
      <m:oMath>
        <m:r>
          <w:rPr>
            <w:rFonts w:ascii="Cambria Math" w:eastAsia="楷体" w:hAnsi="楷体" w:cs="楷体"/>
          </w:rPr>
          <m:t>t</m:t>
        </m:r>
        <m:r>
          <w:rPr>
            <w:rFonts w:ascii="Cambria Math" w:eastAsia="楷体" w:hAnsi="Cambria Math" w:cs="Cambria Math"/>
          </w:rPr>
          <m:t>-</m:t>
        </m:r>
        <m:r>
          <w:rPr>
            <w:rFonts w:ascii="Cambria Math" w:eastAsia="楷体" w:hAnsi="楷体" w:cs="楷体"/>
          </w:rPr>
          <m:t>1</m:t>
        </m:r>
      </m:oMath>
      <w:r w:rsidRPr="004819ED">
        <w:rPr>
          <w:rFonts w:ascii="楷体" w:eastAsia="楷体" w:hAnsi="楷体" w:cs="楷体"/>
        </w:rPr>
        <w:t>轮）训练得到的本地模型</w:t>
      </w:r>
      <m:oMath>
        <m:sSubSup>
          <m:sSubSupPr>
            <m:ctrlPr>
              <w:rPr>
                <w:rFonts w:ascii="Cambria Math" w:eastAsia="楷体" w:hAnsi="Cambria Math" w:cs="楷体"/>
                <w:i/>
              </w:rPr>
            </m:ctrlPr>
          </m:sSubSupPr>
          <m:e>
            <m:r>
              <w:rPr>
                <w:rFonts w:ascii="Cambria Math" w:eastAsia="楷体" w:hAnsi="Cambria Math" w:cs="楷体"/>
              </w:rPr>
              <m:t>θ</m:t>
            </m:r>
          </m:e>
          <m:sub>
            <m:r>
              <w:rPr>
                <w:rFonts w:ascii="Cambria Math" w:eastAsia="楷体" w:hAnsi="Cambria Math" w:cs="楷体"/>
              </w:rPr>
              <m:t>t-1,</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sub>
          <m:sup>
            <m:r>
              <w:rPr>
                <w:rFonts w:ascii="Cambria Math" w:eastAsia="楷体" w:hAnsi="Cambria Math" w:cs="楷体"/>
              </w:rPr>
              <m:t>K</m:t>
            </m:r>
          </m:sup>
        </m:sSubSup>
      </m:oMath>
      <w:r w:rsidRPr="004819ED">
        <w:rPr>
          <w:rFonts w:ascii="楷体" w:eastAsia="楷体" w:hAnsi="楷体" w:cs="楷体"/>
        </w:rPr>
        <w:t xml:space="preserve">。可将 SFL中 </w:t>
      </w:r>
      <w:r w:rsidRPr="004819ED">
        <w:rPr>
          <w:rFonts w:ascii="楷体" w:eastAsia="楷体" w:hAnsi="楷体" w:cs="楷体" w:hint="eastAsia"/>
        </w:rPr>
        <w:t>“</w:t>
      </w:r>
      <w:r w:rsidRPr="004819ED">
        <w:rPr>
          <w:rFonts w:ascii="楷体" w:eastAsia="楷体" w:hAnsi="楷体" w:cs="楷体"/>
        </w:rPr>
        <w:t>前序客户端模型传递给当前客户端</w:t>
      </w:r>
      <w:r w:rsidRPr="004819ED">
        <w:rPr>
          <w:rFonts w:ascii="楷体" w:eastAsia="楷体" w:hAnsi="楷体" w:cs="楷体" w:hint="eastAsia"/>
        </w:rPr>
        <w:t>”</w:t>
      </w:r>
      <w:r w:rsidRPr="004819ED">
        <w:rPr>
          <w:rFonts w:ascii="楷体" w:eastAsia="楷体" w:hAnsi="楷体" w:cs="楷体"/>
        </w:rPr>
        <w:t xml:space="preserve"> 的过程，视为当前客户端本地模型</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t>
            </m:r>
          </m:sup>
        </m:sSubSup>
      </m:oMath>
      <w:r w:rsidRPr="004819ED">
        <w:rPr>
          <w:rFonts w:ascii="楷体" w:eastAsia="楷体" w:hAnsi="楷体" w:cs="楷体"/>
        </w:rPr>
        <w:t>在全局数据集</w:t>
      </w:r>
      <m:oMath>
        <m:r>
          <m:rPr>
            <m:scr m:val="script"/>
          </m:rPr>
          <w:rPr>
            <w:rFonts w:ascii="Cambria Math" w:eastAsia="楷体" w:hAnsi="Cambria Math" w:cs="楷体"/>
          </w:rPr>
          <m:t>D</m:t>
        </m:r>
      </m:oMath>
      <w:r w:rsidRPr="004819ED">
        <w:rPr>
          <w:rFonts w:ascii="楷体" w:eastAsia="楷体" w:hAnsi="楷体" w:cs="楷体"/>
        </w:rPr>
        <w:t>上执行一次梯度下降更新。对于每个参数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oMath>
      <w:r w:rsidRPr="004819ED">
        <w:rPr>
          <w:rFonts w:ascii="楷体" w:eastAsia="楷体" w:hAnsi="楷体" w:cs="楷体"/>
        </w:rPr>
        <w:t>更新过程可表示为：</w:t>
      </w:r>
    </w:p>
    <w:p w14:paraId="4A744B27" w14:textId="77777777" w:rsidR="0042137D" w:rsidRPr="004819ED" w:rsidRDefault="00000000">
      <w:pPr>
        <w:pStyle w:val="Af2"/>
        <w:ind w:firstLine="0"/>
        <w:jc w:val="center"/>
        <w:rPr>
          <w:rFonts w:ascii="楷体" w:eastAsia="楷体" w:hAnsi="楷体" w:cs="楷体" w:hint="eastAsia"/>
        </w:rPr>
      </w:pP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w:rPr>
            <w:rFonts w:ascii="Cambria Math" w:eastAsia="楷体" w:hAnsi="Cambria Math" w:cs="Cambria Math"/>
          </w:rPr>
          <m:t>-</m:t>
        </m:r>
        <m:r>
          <w:rPr>
            <w:rFonts w:ascii="Cambria Math" w:eastAsia="楷体" w:hAnsi="楷体" w:cs="楷体"/>
          </w:rPr>
          <m:t>η</m:t>
        </m:r>
        <m:f>
          <m:fPr>
            <m:ctrlPr>
              <w:rPr>
                <w:rFonts w:ascii="Cambria Math" w:eastAsia="楷体" w:hAnsi="Cambria Math" w:cs="楷体"/>
                <w:i/>
              </w:rPr>
            </m:ctrlPr>
          </m:fPr>
          <m:num>
            <m:r>
              <w:rPr>
                <w:rFonts w:ascii="Cambria Math" w:eastAsia="楷体" w:hAnsi="Cambria Math" w:cs="Cambria Math"/>
              </w:rPr>
              <m:t>∂</m:t>
            </m:r>
            <m:r>
              <m:rPr>
                <m:scr m:val="script"/>
              </m:rPr>
              <w:rPr>
                <w:rFonts w:ascii="Cambria Math" w:eastAsia="楷体" w:hAnsi="Cambria Math" w:cs="Cambria Math"/>
              </w:rPr>
              <m:t>l</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m:rPr>
                <m:scr m:val="script"/>
              </m:rPr>
              <w:rPr>
                <w:rFonts w:ascii="Cambria Math" w:eastAsia="楷体" w:hAnsi="楷体" w:cs="楷体"/>
              </w:rPr>
              <m:t>;D)</m:t>
            </m:r>
            <m:ctrlPr>
              <w:rPr>
                <w:rFonts w:ascii="Cambria Math" w:eastAsia="楷体" w:hAnsi="楷体" w:cs="楷体"/>
                <w:i/>
              </w:rPr>
            </m:ctrlPr>
          </m:num>
          <m:den>
            <m:r>
              <w:rPr>
                <w:rFonts w:ascii="Cambria Math" w:eastAsia="楷体" w:hAnsi="Cambria Math" w:cs="Cambria Math"/>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ctrlPr>
              <w:rPr>
                <w:rFonts w:ascii="Cambria Math" w:eastAsia="楷体" w:hAnsi="Cambria Math" w:cs="楷体" w:hint="eastAsia"/>
                <w:i/>
              </w:rPr>
            </m:ctrlPr>
          </m:den>
        </m:f>
      </m:oMath>
      <w:r w:rsidRPr="004819ED">
        <w:rPr>
          <w:rFonts w:ascii="楷体" w:eastAsia="楷体" w:hAnsi="楷体" w:cs="楷体" w:hint="eastAsia"/>
        </w:rPr>
        <w:t>（16）</w:t>
      </w:r>
    </w:p>
    <w:p w14:paraId="6A73FC8B" w14:textId="77777777" w:rsidR="0042137D" w:rsidRPr="004819ED" w:rsidRDefault="00000000">
      <w:pPr>
        <w:pStyle w:val="Af2"/>
        <w:ind w:firstLine="420"/>
        <w:rPr>
          <w:rFonts w:ascii="楷体" w:eastAsia="楷体" w:hAnsi="楷体" w:cs="楷体" w:hint="eastAsia"/>
        </w:rPr>
      </w:pPr>
      <w:r w:rsidRPr="004819ED">
        <w:rPr>
          <w:rFonts w:ascii="楷体" w:eastAsia="楷体" w:hAnsi="楷体" w:cs="楷体"/>
        </w:rPr>
        <w:t>实际训练中，客户端</w:t>
      </w:r>
      <m:oMath>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oMath>
      <w:r w:rsidRPr="004819ED">
        <w:rPr>
          <w:rFonts w:ascii="楷体" w:eastAsia="楷体" w:hAnsi="楷体" w:cs="楷体"/>
        </w:rPr>
        <w:t>会用前序客户端的参数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oMath>
      <w:r w:rsidRPr="004819ED">
        <w:rPr>
          <w:rFonts w:ascii="楷体" w:eastAsia="楷体" w:hAnsi="楷体" w:cs="楷体"/>
        </w:rPr>
        <w:t>替换自身本地参数</w:t>
      </w:r>
      <m:oMath>
        <m:sSubSup>
          <m:sSubSupPr>
            <m:ctrlPr>
              <w:rPr>
                <w:rFonts w:ascii="Cambria Math" w:eastAsia="楷体" w:hAnsi="Cambria Math" w:cs="楷体"/>
                <w:i/>
              </w:rPr>
            </m:ctrlPr>
          </m:sSubSupPr>
          <m:e>
            <m:r>
              <w:rPr>
                <w:rFonts w:ascii="Cambria Math" w:eastAsia="楷体" w:hAnsi="Cambria Math" w:cs="楷体"/>
              </w:rPr>
              <m:t>θ</m:t>
            </m:r>
          </m:e>
          <m:sub>
            <m:r>
              <w:rPr>
                <w:rFonts w:ascii="Cambria Math" w:eastAsia="楷体" w:hAnsi="Cambria Math" w:cs="楷体"/>
              </w:rPr>
              <m:t>t-1,</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sub>
          <m:sup>
            <m:r>
              <w:rPr>
                <w:rFonts w:ascii="Cambria Math" w:eastAsia="楷体" w:hAnsi="Cambria Math" w:cs="楷体"/>
              </w:rPr>
              <m:t>K,m</m:t>
            </m:r>
          </m:sup>
        </m:sSubSup>
      </m:oMath>
      <w:r w:rsidRPr="004819ED">
        <w:rPr>
          <w:rFonts w:ascii="楷体" w:eastAsia="楷体" w:hAnsi="楷体" w:cs="楷体"/>
        </w:rPr>
        <w:t>，为简化推导，可将学习率</w:t>
      </w:r>
      <m:oMath>
        <m:r>
          <w:rPr>
            <w:rFonts w:ascii="Cambria Math" w:eastAsia="楷体" w:hAnsi="楷体" w:cs="楷体"/>
          </w:rPr>
          <m:t>η</m:t>
        </m:r>
      </m:oMath>
      <w:r w:rsidRPr="004819ED">
        <w:rPr>
          <w:rFonts w:ascii="楷体" w:eastAsia="楷体" w:hAnsi="楷体" w:cs="楷体"/>
        </w:rPr>
        <w:t>设为1，此时公式变形为：</w:t>
      </w:r>
    </w:p>
    <w:p w14:paraId="7EAC577B" w14:textId="77777777" w:rsidR="0042137D" w:rsidRPr="004819ED" w:rsidRDefault="00000000">
      <w:pPr>
        <w:pStyle w:val="Af2"/>
        <w:ind w:firstLine="0"/>
        <w:jc w:val="center"/>
        <w:rPr>
          <w:rFonts w:ascii="楷体" w:eastAsia="楷体" w:hAnsi="楷体" w:cs="楷体" w:hint="eastAsia"/>
        </w:rPr>
      </w:pPr>
      <m:oMath>
        <m:f>
          <m:fPr>
            <m:ctrlPr>
              <w:rPr>
                <w:rFonts w:ascii="Cambria Math" w:eastAsia="楷体" w:hAnsi="Cambria Math" w:cs="楷体"/>
                <w:i/>
              </w:rPr>
            </m:ctrlPr>
          </m:fPr>
          <m:num>
            <m:r>
              <w:rPr>
                <w:rFonts w:ascii="Cambria Math" w:eastAsia="楷体" w:hAnsi="Cambria Math" w:cs="Cambria Math"/>
              </w:rPr>
              <m:t>∂</m:t>
            </m:r>
            <m:r>
              <m:rPr>
                <m:scr m:val="script"/>
              </m:rPr>
              <w:rPr>
                <w:rFonts w:ascii="Cambria Math" w:eastAsia="楷体" w:hAnsi="Cambria Math" w:cs="Cambria Math"/>
              </w:rPr>
              <m:t>l</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m:rPr>
                <m:scr m:val="script"/>
              </m:rPr>
              <w:rPr>
                <w:rFonts w:ascii="Cambria Math" w:eastAsia="楷体" w:hAnsi="楷体" w:cs="楷体"/>
              </w:rPr>
              <m:t>;D)</m:t>
            </m:r>
            <m:ctrlPr>
              <w:rPr>
                <w:rFonts w:ascii="Cambria Math" w:eastAsia="楷体" w:hAnsi="楷体" w:cs="楷体"/>
                <w:i/>
              </w:rPr>
            </m:ctrlPr>
          </m:num>
          <m:den>
            <m:r>
              <w:rPr>
                <w:rFonts w:ascii="Cambria Math" w:eastAsia="楷体" w:hAnsi="Cambria Math" w:cs="Cambria Math"/>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ctrlPr>
              <w:rPr>
                <w:rFonts w:ascii="Cambria Math" w:eastAsia="楷体" w:hAnsi="Cambria Math" w:cs="楷体" w:hint="eastAsia"/>
                <w:i/>
              </w:rPr>
            </m:ctrlPr>
          </m:den>
        </m:f>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w:rPr>
            <w:rFonts w:ascii="Cambria Math" w:eastAsia="楷体" w:hAnsi="Cambria Math" w:cs="Cambria Math"/>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oMath>
      <w:r w:rsidRPr="004819ED">
        <w:rPr>
          <w:rFonts w:ascii="楷体" w:eastAsia="楷体" w:hAnsi="楷体" w:cs="楷体" w:hint="eastAsia"/>
        </w:rPr>
        <w:t>（17）</w:t>
      </w:r>
    </w:p>
    <w:p w14:paraId="34A4F49B" w14:textId="6C1A5594" w:rsidR="0042137D" w:rsidRPr="004819ED" w:rsidRDefault="00000000">
      <w:pPr>
        <w:pStyle w:val="Af2"/>
        <w:ind w:firstLine="420"/>
        <w:rPr>
          <w:rFonts w:ascii="楷体" w:eastAsia="楷体" w:hAnsi="楷体" w:cs="楷体" w:hint="eastAsia"/>
        </w:rPr>
      </w:pPr>
      <w:r w:rsidRPr="004819ED">
        <w:rPr>
          <w:rFonts w:ascii="楷体" w:eastAsia="楷体" w:hAnsi="楷体" w:cs="楷体"/>
        </w:rPr>
        <w:t>损失函数对参数</w:t>
      </w:r>
      <m:oMath>
        <m:sSubSup>
          <m:sSubSupPr>
            <m:ctrlPr>
              <w:rPr>
                <w:rFonts w:ascii="Cambria Math" w:eastAsia="楷体" w:hAnsi="Cambria Math" w:cs="楷体"/>
                <w:i/>
              </w:rPr>
            </m:ctrlPr>
          </m:sSubSupPr>
          <m:e>
            <m:r>
              <w:rPr>
                <w:rFonts w:ascii="Cambria Math" w:eastAsia="楷体" w:hAnsi="Cambria Math" w:cs="楷体"/>
              </w:rPr>
              <m:t>θ</m:t>
            </m:r>
          </m:e>
          <m:sub>
            <m:r>
              <w:rPr>
                <w:rFonts w:ascii="Cambria Math" w:eastAsia="楷体" w:hAnsi="Cambria Math" w:cs="楷体"/>
              </w:rPr>
              <m:t>t-1,</m:t>
            </m:r>
            <m:sSub>
              <m:sSubPr>
                <m:ctrlPr>
                  <w:rPr>
                    <w:rFonts w:ascii="Cambria Math" w:eastAsia="楷体" w:hAnsi="Cambria Math" w:cs="楷体"/>
                    <w:i/>
                  </w:rPr>
                </m:ctrlPr>
              </m:sSubPr>
              <m:e>
                <m:r>
                  <w:rPr>
                    <w:rFonts w:ascii="Cambria Math" w:eastAsia="楷体" w:hAnsi="Cambria Math" w:cs="楷体"/>
                  </w:rPr>
                  <m:t>σ</m:t>
                </m:r>
              </m:e>
              <m:sub>
                <m:r>
                  <w:rPr>
                    <w:rFonts w:ascii="Cambria Math" w:eastAsia="楷体" w:hAnsi="Cambria Math" w:cs="楷体"/>
                  </w:rPr>
                  <m:t>j</m:t>
                </m:r>
              </m:sub>
            </m:sSub>
          </m:sub>
          <m:sup>
            <m:r>
              <w:rPr>
                <w:rFonts w:ascii="Cambria Math" w:eastAsia="楷体" w:hAnsi="Cambria Math" w:cs="楷体"/>
              </w:rPr>
              <m:t>K,m</m:t>
            </m:r>
          </m:sup>
        </m:sSubSup>
      </m:oMath>
      <w:r w:rsidRPr="004819ED">
        <w:rPr>
          <w:rFonts w:ascii="楷体" w:eastAsia="楷体" w:hAnsi="楷体" w:cs="楷体"/>
        </w:rPr>
        <w:t>的梯度，可由当前客户端本地参数与前序客户端传递参数的差值近似表示，这一近似符合联邦学习的核心特性。FedAvg方法中提到多步累积梯度更新（如</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oMath>
      <w:r w:rsidRPr="004819ED">
        <w:rPr>
          <w:rFonts w:ascii="楷体" w:eastAsia="楷体" w:hAnsi="楷体" w:cs="楷体"/>
        </w:rPr>
        <w:t>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oMath>
      <w:r w:rsidRPr="004819ED">
        <w:rPr>
          <w:rFonts w:ascii="楷体" w:eastAsia="楷体" w:hAnsi="楷体" w:cs="楷体"/>
        </w:rPr>
        <w:t>的更新）比单步梯度下降更能精准优化参数，同时，Adaptive Federated Optimization也将传统个性化联邦学习的全局聚合过程视为类似公式（</w:t>
      </w:r>
      <w:r w:rsidR="008223DD" w:rsidRPr="004819ED">
        <w:rPr>
          <w:rFonts w:ascii="楷体" w:eastAsia="楷体" w:hAnsi="楷体" w:cs="楷体" w:hint="eastAsia"/>
        </w:rPr>
        <w:t>17</w:t>
      </w:r>
      <w:r w:rsidRPr="004819ED">
        <w:rPr>
          <w:rFonts w:ascii="楷体" w:eastAsia="楷体" w:hAnsi="楷体" w:cs="楷体"/>
        </w:rPr>
        <w:t>）的单步梯度下降。</w:t>
      </w:r>
    </w:p>
    <w:p w14:paraId="20C91982" w14:textId="49520A52" w:rsidR="0042137D" w:rsidRPr="004819ED" w:rsidRDefault="00000000">
      <w:pPr>
        <w:pStyle w:val="Af2"/>
        <w:ind w:firstLine="420"/>
        <w:rPr>
          <w:rFonts w:ascii="楷体" w:eastAsia="楷体" w:hAnsi="楷体" w:cs="楷体" w:hint="eastAsia"/>
        </w:rPr>
      </w:pPr>
      <w:r w:rsidRPr="004819ED">
        <w:rPr>
          <w:rFonts w:ascii="楷体" w:eastAsia="楷体" w:hAnsi="楷体" w:cs="楷体"/>
        </w:rPr>
        <w:t>SFL的原始训练目标是通过最小化各客户端数据集</w:t>
      </w:r>
      <m:oMath>
        <m:sSub>
          <m:sSubPr>
            <m:ctrlPr>
              <w:rPr>
                <w:rFonts w:ascii="Cambria Math" w:eastAsia="楷体" w:hAnsi="楷体" w:cs="楷体"/>
                <w:i/>
              </w:rPr>
            </m:ctrlPr>
          </m:sSubPr>
          <m:e>
            <m:r>
              <m:rPr>
                <m:scr m:val="script"/>
              </m:rPr>
              <w:rPr>
                <w:rFonts w:ascii="Cambria Math" w:eastAsia="楷体" w:hAnsi="楷体" w:cs="楷体"/>
              </w:rPr>
              <m:t>D</m:t>
            </m:r>
          </m:e>
          <m:sub>
            <m:r>
              <w:rPr>
                <w:rFonts w:ascii="Cambria Math" w:eastAsia="楷体" w:hAnsi="楷体" w:cs="楷体"/>
              </w:rPr>
              <m:t>i</m:t>
            </m:r>
          </m:sub>
        </m:sSub>
      </m:oMath>
      <w:r w:rsidRPr="004819ED">
        <w:rPr>
          <w:rFonts w:ascii="楷体" w:eastAsia="楷体" w:hAnsi="楷体" w:cs="楷体"/>
        </w:rPr>
        <w:t>上的损失函数（公式（</w:t>
      </w:r>
      <w:r w:rsidR="008223DD" w:rsidRPr="004819ED">
        <w:rPr>
          <w:rFonts w:ascii="楷体" w:eastAsia="楷体" w:hAnsi="楷体" w:cs="楷体" w:hint="eastAsia"/>
        </w:rPr>
        <w:t>1</w:t>
      </w:r>
      <w:r w:rsidRPr="004819ED">
        <w:rPr>
          <w:rFonts w:ascii="楷体" w:eastAsia="楷体" w:hAnsi="楷体" w:cs="楷体"/>
        </w:rPr>
        <w:t>）），优化</w:t>
      </w:r>
      <w:r w:rsidRPr="004819ED">
        <w:rPr>
          <w:rFonts w:ascii="楷体" w:eastAsia="楷体" w:hAnsi="楷体" w:cs="楷体"/>
        </w:rPr>
        <w:lastRenderedPageBreak/>
        <w:t>每个客户端的模型性能。但由于客户端数据存在异质性，模型在客户端间的序列传递过程可能导致各客户端模型在其本地数据集</w:t>
      </w:r>
      <m:oMath>
        <m:sSub>
          <m:sSubPr>
            <m:ctrlPr>
              <w:rPr>
                <w:rFonts w:ascii="Cambria Math" w:eastAsia="楷体" w:hAnsi="楷体" w:cs="楷体"/>
                <w:i/>
              </w:rPr>
            </m:ctrlPr>
          </m:sSubPr>
          <m:e>
            <m:r>
              <m:rPr>
                <m:scr m:val="script"/>
              </m:rPr>
              <w:rPr>
                <w:rFonts w:ascii="Cambria Math" w:eastAsia="楷体" w:hAnsi="楷体" w:cs="楷体"/>
              </w:rPr>
              <m:t>D</m:t>
            </m:r>
          </m:e>
          <m:sub>
            <m:r>
              <w:rPr>
                <w:rFonts w:ascii="Cambria Math" w:eastAsia="楷体" w:hAnsi="楷体" w:cs="楷体"/>
              </w:rPr>
              <m:t>i</m:t>
            </m:r>
          </m:sub>
        </m:sSub>
      </m:oMath>
      <w:r w:rsidRPr="004819ED">
        <w:rPr>
          <w:rFonts w:ascii="楷体" w:eastAsia="楷体" w:hAnsi="楷体" w:cs="楷体"/>
        </w:rPr>
        <w:t>上的性能受损。为在 SFL 中平衡</w:t>
      </w:r>
      <w:r w:rsidRPr="004819ED">
        <w:rPr>
          <w:rFonts w:ascii="楷体" w:eastAsia="楷体" w:hAnsi="楷体" w:cs="楷体" w:hint="eastAsia"/>
        </w:rPr>
        <w:t>“</w:t>
      </w:r>
      <w:r w:rsidRPr="004819ED">
        <w:rPr>
          <w:rFonts w:ascii="楷体" w:eastAsia="楷体" w:hAnsi="楷体" w:cs="楷体"/>
        </w:rPr>
        <w:t>知识共享</w:t>
      </w:r>
      <w:r w:rsidRPr="004819ED">
        <w:rPr>
          <w:rFonts w:ascii="楷体" w:eastAsia="楷体" w:hAnsi="楷体" w:cs="楷体" w:hint="eastAsia"/>
        </w:rPr>
        <w:t>”</w:t>
      </w:r>
      <w:r w:rsidRPr="004819ED">
        <w:rPr>
          <w:rFonts w:ascii="楷体" w:eastAsia="楷体" w:hAnsi="楷体" w:cs="楷体"/>
        </w:rPr>
        <w:t>与</w:t>
      </w:r>
      <w:r w:rsidRPr="004819ED">
        <w:rPr>
          <w:rFonts w:ascii="楷体" w:eastAsia="楷体" w:hAnsi="楷体" w:cs="楷体" w:hint="eastAsia"/>
        </w:rPr>
        <w:t>“</w:t>
      </w:r>
      <w:r w:rsidRPr="004819ED">
        <w:rPr>
          <w:rFonts w:ascii="楷体" w:eastAsia="楷体" w:hAnsi="楷体" w:cs="楷体"/>
        </w:rPr>
        <w:t>模型个性化</w:t>
      </w:r>
      <w:r w:rsidRPr="004819ED">
        <w:rPr>
          <w:rFonts w:ascii="楷体" w:eastAsia="楷体" w:hAnsi="楷体" w:cs="楷体" w:hint="eastAsia"/>
        </w:rPr>
        <w:t>”</w:t>
      </w:r>
      <w:r w:rsidRPr="004819ED">
        <w:rPr>
          <w:rFonts w:ascii="楷体" w:eastAsia="楷体" w:hAnsi="楷体" w:cs="楷体"/>
        </w:rPr>
        <w:t>，既让客户端间尽可能交换参数以共享知识，又保留少量参数用于个性化适配本地数据，基于最优脑损伤剪枝理论，本</w:t>
      </w:r>
      <w:r w:rsidRPr="004819ED">
        <w:rPr>
          <w:rFonts w:ascii="楷体" w:eastAsia="楷体" w:hAnsi="楷体" w:cs="楷体" w:hint="eastAsia"/>
        </w:rPr>
        <w:t>实施例</w:t>
      </w:r>
      <w:r w:rsidRPr="004819ED">
        <w:rPr>
          <w:rFonts w:ascii="楷体" w:eastAsia="楷体" w:hAnsi="楷体" w:cs="楷体"/>
        </w:rPr>
        <w:t>引入 OBD 评分函数，用于评估本地模型中每个参数</w:t>
      </w:r>
      <m:oMath>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oMath>
      <w:r w:rsidRPr="004819ED">
        <w:rPr>
          <w:rFonts w:ascii="楷体" w:eastAsia="楷体" w:hAnsi="楷体" w:cs="楷体"/>
        </w:rPr>
        <w:t>相对于全局数据集</w:t>
      </w:r>
      <m:oMath>
        <m:r>
          <m:rPr>
            <m:scr m:val="script"/>
          </m:rPr>
          <w:rPr>
            <w:rFonts w:ascii="Cambria Math" w:eastAsia="楷体" w:hAnsi="楷体" w:cs="楷体"/>
          </w:rPr>
          <m:t>D</m:t>
        </m:r>
      </m:oMath>
      <w:r w:rsidRPr="004819ED">
        <w:rPr>
          <w:rFonts w:ascii="楷体" w:eastAsia="楷体" w:hAnsi="楷体" w:cs="楷体"/>
        </w:rPr>
        <w:t xml:space="preserve">的重要性，具体评估方式如下： </w:t>
      </w:r>
    </w:p>
    <w:p w14:paraId="5DE44DF7" w14:textId="77777777" w:rsidR="0042137D" w:rsidRPr="004819ED" w:rsidRDefault="00000000">
      <w:pPr>
        <w:pStyle w:val="Af2"/>
        <w:ind w:firstLine="0"/>
        <w:rPr>
          <w:rFonts w:ascii="楷体" w:eastAsia="楷体" w:hAnsi="楷体" w:cs="楷体" w:hint="eastAsia"/>
        </w:rPr>
      </w:pPr>
      <m:oMathPara>
        <m:oMath>
          <m:sSub>
            <m:sSubPr>
              <m:ctrlPr>
                <w:rPr>
                  <w:rFonts w:ascii="Cambria Math" w:eastAsia="楷体" w:hAnsi="楷体" w:cs="楷体"/>
                  <w:i/>
                </w:rPr>
              </m:ctrlPr>
            </m:sSubPr>
            <m:e>
              <m:r>
                <w:rPr>
                  <w:rFonts w:ascii="Cambria Math" w:eastAsia="楷体" w:hAnsi="楷体" w:cs="楷体"/>
                </w:rPr>
                <m:t>I</m:t>
              </m:r>
            </m:e>
            <m:sub>
              <m:r>
                <w:rPr>
                  <w:rFonts w:ascii="Cambria Math" w:eastAsia="楷体" w:hAnsi="楷体" w:cs="楷体"/>
                </w:rPr>
                <m:t>O</m:t>
              </m:r>
            </m:sub>
          </m:sSub>
          <m:d>
            <m:dPr>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m:rPr>
                  <m:scr m:val="script"/>
                </m:rPr>
                <w:rPr>
                  <w:rFonts w:ascii="Cambria Math" w:eastAsia="楷体" w:hAnsi="楷体" w:cs="楷体"/>
                </w:rPr>
                <m:t>;D</m:t>
              </m:r>
            </m:e>
          </m:d>
          <m:r>
            <w:rPr>
              <w:rFonts w:ascii="Cambria Math" w:eastAsia="楷体" w:hAnsi="楷体" w:cs="楷体"/>
            </w:rPr>
            <m:t xml:space="preserve"> =</m:t>
          </m:r>
          <m:d>
            <m:dPr>
              <m:begChr m:val="|"/>
              <m:endChr m:val="|"/>
              <m:ctrlPr>
                <w:rPr>
                  <w:rFonts w:ascii="Cambria Math" w:eastAsia="楷体" w:hAnsi="Cambria Math" w:cs="楷体"/>
                  <w:i/>
                </w:rPr>
              </m:ctrlPr>
            </m:dPr>
            <m:e>
              <m:r>
                <m:rPr>
                  <m:scr m:val="script"/>
                </m:rPr>
                <w:rPr>
                  <w:rFonts w:ascii="Cambria Math" w:eastAsia="楷体" w:hAnsi="Cambria Math" w:cs="Cambria Math"/>
                </w:rPr>
                <m:t>l</m:t>
              </m:r>
              <m:d>
                <m:dPr>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m:rPr>
                      <m:scr m:val="script"/>
                    </m:rPr>
                    <w:rPr>
                      <w:rFonts w:ascii="Cambria Math" w:eastAsia="楷体" w:hAnsi="楷体" w:cs="楷体"/>
                    </w:rPr>
                    <m:t>;D</m:t>
                  </m:r>
                </m:e>
              </m:d>
              <m:r>
                <m:rPr>
                  <m:scr m:val="script"/>
                </m:rPr>
                <w:rPr>
                  <w:rFonts w:ascii="Cambria Math" w:eastAsia="楷体" w:hAnsi="Cambria Math" w:cs="Cambria Math"/>
                </w:rPr>
                <m:t>-l</m:t>
              </m:r>
              <m:d>
                <m:dPr>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m:rPr>
                      <m:scr m:val="script"/>
                    </m:rPr>
                    <w:rPr>
                      <w:rFonts w:ascii="Cambria Math" w:eastAsia="楷体" w:hAnsi="楷体" w:cs="楷体"/>
                    </w:rPr>
                    <m:t>;D</m:t>
                  </m:r>
                </m:e>
              </m:d>
              <m:ctrlPr>
                <w:rPr>
                  <w:rFonts w:ascii="Cambria Math" w:eastAsia="楷体" w:hAnsi="Cambria Math" w:cs="楷体" w:hint="eastAsia"/>
                  <w:i/>
                </w:rPr>
              </m:ctrlPr>
            </m:e>
          </m:d>
          <m:r>
            <w:rPr>
              <w:rFonts w:ascii="Cambria Math" w:eastAsia="楷体" w:hAnsi="楷体" w:cs="楷体"/>
            </w:rPr>
            <m:t xml:space="preserve"> </m:t>
          </m:r>
        </m:oMath>
      </m:oMathPara>
    </w:p>
    <w:p w14:paraId="1A8FF059" w14:textId="77777777" w:rsidR="0042137D" w:rsidRPr="004819ED" w:rsidRDefault="00000000">
      <w:pPr>
        <w:pStyle w:val="Af2"/>
        <w:ind w:firstLine="0"/>
        <w:jc w:val="center"/>
        <w:rPr>
          <w:rFonts w:ascii="楷体" w:eastAsia="楷体" w:hAnsi="楷体" w:cs="楷体" w:hint="eastAsia"/>
        </w:rPr>
      </w:pPr>
      <m:oMath>
        <m:r>
          <w:rPr>
            <w:rFonts w:ascii="Cambria Math" w:eastAsia="楷体" w:hAnsi="楷体" w:cs="楷体"/>
          </w:rPr>
          <m:t>≈</m:t>
        </m:r>
        <m:d>
          <m:dPr>
            <m:begChr m:val="|"/>
            <m:endChr m:val="|"/>
            <m:ctrlPr>
              <w:rPr>
                <w:rFonts w:ascii="Cambria Math" w:eastAsia="楷体" w:hAnsi="Cambria Math" w:cs="楷体"/>
                <w:i/>
              </w:rPr>
            </m:ctrlPr>
          </m:dPr>
          <m:e>
            <m:f>
              <m:fPr>
                <m:ctrlPr>
                  <w:rPr>
                    <w:rFonts w:ascii="Cambria Math" w:eastAsia="楷体" w:hAnsi="Cambria Math" w:cs="楷体"/>
                    <w:i/>
                  </w:rPr>
                </m:ctrlPr>
              </m:fPr>
              <m:num>
                <m:r>
                  <w:rPr>
                    <w:rFonts w:ascii="Cambria Math" w:eastAsia="楷体" w:hAnsi="Cambria Math" w:cs="Cambria Math"/>
                  </w:rPr>
                  <m:t>∂</m:t>
                </m:r>
                <m:r>
                  <m:rPr>
                    <m:scr m:val="script"/>
                  </m:rPr>
                  <w:rPr>
                    <w:rFonts w:ascii="Cambria Math" w:eastAsia="楷体" w:hAnsi="Cambria Math" w:cs="Cambria Math"/>
                  </w:rPr>
                  <m:t>l</m:t>
                </m:r>
                <m:r>
                  <w:rPr>
                    <w:rFonts w:ascii="Cambria Math" w:eastAsia="楷体" w:hAnsi="楷体" w:cs="楷体"/>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m:rPr>
                    <m:scr m:val="script"/>
                  </m:rPr>
                  <w:rPr>
                    <w:rFonts w:ascii="Cambria Math" w:eastAsia="楷体" w:hAnsi="楷体" w:cs="楷体"/>
                  </w:rPr>
                  <m:t>;D)</m:t>
                </m:r>
                <m:ctrlPr>
                  <w:rPr>
                    <w:rFonts w:ascii="Cambria Math" w:eastAsia="楷体" w:hAnsi="楷体" w:cs="楷体"/>
                    <w:i/>
                  </w:rPr>
                </m:ctrlPr>
              </m:num>
              <m:den>
                <m:r>
                  <w:rPr>
                    <w:rFonts w:ascii="Cambria Math" w:eastAsia="楷体" w:hAnsi="Cambria Math" w:cs="Cambria Math"/>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ctrlPr>
                  <w:rPr>
                    <w:rFonts w:ascii="Cambria Math" w:eastAsia="楷体" w:hAnsi="Cambria Math" w:cs="楷体" w:hint="eastAsia"/>
                    <w:i/>
                  </w:rPr>
                </m:ctrlPr>
              </m:den>
            </m:f>
            <m:r>
              <w:rPr>
                <w:rFonts w:ascii="Cambria Math" w:eastAsia="楷体" w:hAnsi="Cambria Math" w:cs="Cambria Math"/>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ctrlPr>
              <w:rPr>
                <w:rFonts w:ascii="Cambria Math" w:eastAsia="楷体" w:hAnsi="Cambria Math" w:cs="楷体" w:hint="eastAsia"/>
                <w:i/>
              </w:rPr>
            </m:ctrlPr>
          </m:e>
        </m:d>
      </m:oMath>
      <w:r w:rsidRPr="004819ED">
        <w:rPr>
          <w:rFonts w:ascii="楷体" w:eastAsia="楷体" w:hAnsi="楷体" w:cs="楷体" w:hint="eastAsia"/>
        </w:rPr>
        <w:t>（18）</w:t>
      </w:r>
    </w:p>
    <w:p w14:paraId="1F04443A" w14:textId="77777777" w:rsidR="0042137D" w:rsidRPr="004819ED" w:rsidRDefault="00000000">
      <w:pPr>
        <w:pStyle w:val="Af2"/>
        <w:ind w:firstLine="0"/>
        <w:jc w:val="center"/>
        <w:rPr>
          <w:rFonts w:ascii="楷体" w:eastAsia="楷体" w:hAnsi="楷体" w:cs="楷体" w:hint="eastAsia"/>
        </w:rPr>
      </w:pPr>
      <m:oMath>
        <m:r>
          <w:rPr>
            <w:rFonts w:ascii="Cambria Math" w:eastAsia="楷体" w:hAnsi="楷体" w:cs="楷体"/>
          </w:rPr>
          <m:t>≈</m:t>
        </m:r>
        <m:d>
          <m:dPr>
            <m:begChr m:val="|"/>
            <m:endChr m:val="|"/>
            <m:ctrlPr>
              <w:rPr>
                <w:rFonts w:ascii="Cambria Math" w:eastAsia="楷体" w:hAnsi="楷体" w:cs="楷体"/>
                <w:i/>
              </w:rPr>
            </m:ctrlPr>
          </m:dPr>
          <m:e>
            <m:d>
              <m:dPr>
                <m:ctrlPr>
                  <w:rPr>
                    <w:rFonts w:ascii="Cambria Math" w:eastAsia="楷体" w:hAnsi="楷体" w:cs="楷体"/>
                    <w:i/>
                  </w:rPr>
                </m:ctrlPr>
              </m:dPr>
              <m:e>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r>
                  <w:rPr>
                    <w:rFonts w:ascii="Cambria Math" w:eastAsia="楷体" w:hAnsi="Cambria Math" w:cs="Cambria Math"/>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r>
                          <w:rPr>
                            <w:rFonts w:ascii="Cambria Math" w:eastAsia="楷体" w:hAnsi="Cambria Math" w:cs="Cambria Math"/>
                          </w:rPr>
                          <m:t>-</m:t>
                        </m:r>
                        <m:r>
                          <w:rPr>
                            <w:rFonts w:ascii="Cambria Math" w:eastAsia="楷体" w:hAnsi="楷体" w:cs="楷体"/>
                          </w:rPr>
                          <m:t>1</m:t>
                        </m:r>
                      </m:sub>
                    </m:sSub>
                  </m:sub>
                  <m:sup>
                    <m:r>
                      <w:rPr>
                        <w:rFonts w:ascii="Cambria Math" w:eastAsia="楷体" w:hAnsi="楷体" w:cs="楷体"/>
                      </w:rPr>
                      <m:t>K,m</m:t>
                    </m:r>
                  </m:sup>
                </m:sSubSup>
                <m:ctrlPr>
                  <w:rPr>
                    <w:rFonts w:ascii="Cambria Math" w:eastAsia="楷体" w:hAnsi="Cambria Math" w:cs="楷体" w:hint="eastAsia"/>
                    <w:i/>
                  </w:rPr>
                </m:ctrlPr>
              </m:e>
            </m:d>
            <m:r>
              <w:rPr>
                <w:rFonts w:ascii="Cambria Math" w:eastAsia="楷体" w:hAnsi="Cambria Math" w:cs="Cambria Math"/>
              </w:rPr>
              <m:t>⋅</m:t>
            </m:r>
            <m:sSubSup>
              <m:sSubSupPr>
                <m:ctrlPr>
                  <w:rPr>
                    <w:rFonts w:ascii="Cambria Math" w:eastAsia="楷体" w:hAnsi="楷体" w:cs="楷体"/>
                    <w:i/>
                  </w:rPr>
                </m:ctrlPr>
              </m:sSubSupPr>
              <m:e>
                <m:r>
                  <w:rPr>
                    <w:rFonts w:ascii="Cambria Math" w:eastAsia="楷体" w:hAnsi="楷体" w:cs="楷体"/>
                  </w:rPr>
                  <m:t>θ</m:t>
                </m:r>
              </m:e>
              <m:sub>
                <m:r>
                  <w:rPr>
                    <w:rFonts w:ascii="Cambria Math" w:eastAsia="楷体" w:hAnsi="楷体" w:cs="楷体"/>
                  </w:rPr>
                  <m:t>t</m:t>
                </m:r>
                <m:r>
                  <w:rPr>
                    <w:rFonts w:ascii="Cambria Math" w:eastAsia="楷体" w:hAnsi="Cambria Math" w:cs="Cambria Math"/>
                  </w:rPr>
                  <m:t>-</m:t>
                </m:r>
                <m:r>
                  <w:rPr>
                    <w:rFonts w:ascii="Cambria Math" w:eastAsia="楷体" w:hAnsi="楷体" w:cs="楷体"/>
                  </w:rPr>
                  <m:t>1,</m:t>
                </m:r>
                <m:sSub>
                  <m:sSubPr>
                    <m:ctrlPr>
                      <w:rPr>
                        <w:rFonts w:ascii="Cambria Math" w:eastAsia="楷体" w:hAnsi="楷体" w:cs="楷体"/>
                        <w:i/>
                      </w:rPr>
                    </m:ctrlPr>
                  </m:sSubPr>
                  <m:e>
                    <m:r>
                      <w:rPr>
                        <w:rFonts w:ascii="Cambria Math" w:eastAsia="楷体" w:hAnsi="楷体" w:cs="楷体"/>
                      </w:rPr>
                      <m:t>σ</m:t>
                    </m:r>
                  </m:e>
                  <m:sub>
                    <m:r>
                      <w:rPr>
                        <w:rFonts w:ascii="Cambria Math" w:eastAsia="楷体" w:hAnsi="楷体" w:cs="楷体"/>
                      </w:rPr>
                      <m:t>j</m:t>
                    </m:r>
                  </m:sub>
                </m:sSub>
              </m:sub>
              <m:sup>
                <m:r>
                  <w:rPr>
                    <w:rFonts w:ascii="Cambria Math" w:eastAsia="楷体" w:hAnsi="楷体" w:cs="楷体"/>
                  </w:rPr>
                  <m:t>K,m</m:t>
                </m:r>
              </m:sup>
            </m:sSubSup>
            <m:ctrlPr>
              <w:rPr>
                <w:rFonts w:ascii="Cambria Math" w:eastAsia="楷体" w:hAnsi="Cambria Math" w:cs="楷体" w:hint="eastAsia"/>
                <w:i/>
              </w:rPr>
            </m:ctrlPr>
          </m:e>
        </m:d>
      </m:oMath>
      <w:r w:rsidRPr="004819ED">
        <w:rPr>
          <w:rFonts w:ascii="楷体" w:eastAsia="楷体" w:hAnsi="楷体" w:cs="楷体" w:hint="eastAsia"/>
        </w:rPr>
        <w:t>（19）</w:t>
      </w:r>
    </w:p>
    <w:p w14:paraId="01BA19E6" w14:textId="034ACE48" w:rsidR="0042137D" w:rsidRPr="004819ED" w:rsidRDefault="00000000">
      <w:pPr>
        <w:pStyle w:val="Af2"/>
        <w:ind w:firstLine="420"/>
        <w:rPr>
          <w:rFonts w:ascii="楷体" w:eastAsia="楷体" w:hAnsi="楷体" w:cs="楷体" w:hint="eastAsia"/>
        </w:rPr>
      </w:pPr>
      <w:r w:rsidRPr="004819ED">
        <w:rPr>
          <w:rFonts w:ascii="楷体" w:eastAsia="楷体" w:hAnsi="楷体" w:cs="楷体"/>
        </w:rPr>
        <w:t>上述推导包含两次关键近似：</w:t>
      </w:r>
      <w:r w:rsidR="008223DD" w:rsidRPr="004819ED">
        <w:rPr>
          <w:rFonts w:ascii="楷体" w:eastAsia="楷体" w:hAnsi="楷体" w:cs="楷体" w:hint="eastAsia"/>
        </w:rPr>
        <w:t>a、</w:t>
      </w:r>
      <w:r w:rsidRPr="004819ED">
        <w:rPr>
          <w:rFonts w:ascii="楷体" w:eastAsia="楷体" w:hAnsi="楷体" w:cs="楷体"/>
        </w:rPr>
        <w:t>公式（1</w:t>
      </w:r>
      <w:r w:rsidRPr="004819ED">
        <w:rPr>
          <w:rFonts w:ascii="楷体" w:eastAsia="楷体" w:hAnsi="楷体" w:cs="楷体" w:hint="eastAsia"/>
        </w:rPr>
        <w:t>8</w:t>
      </w:r>
      <w:r w:rsidRPr="004819ED">
        <w:rPr>
          <w:rFonts w:ascii="楷体" w:eastAsia="楷体" w:hAnsi="楷体" w:cs="楷体"/>
        </w:rPr>
        <w:t>）：基于公式（</w:t>
      </w:r>
      <w:r w:rsidRPr="004819ED">
        <w:rPr>
          <w:rFonts w:ascii="楷体" w:eastAsia="楷体" w:hAnsi="楷体" w:cs="楷体" w:hint="eastAsia"/>
        </w:rPr>
        <w:t>15</w:t>
      </w:r>
      <w:r w:rsidRPr="004819ED">
        <w:rPr>
          <w:rFonts w:ascii="楷体" w:eastAsia="楷体" w:hAnsi="楷体" w:cs="楷体"/>
        </w:rPr>
        <w:t>）的一阶泰勒展开，忽略二阶项与高阶项，用</w:t>
      </w:r>
      <w:r w:rsidRPr="004819ED">
        <w:rPr>
          <w:rFonts w:ascii="楷体" w:eastAsia="楷体" w:hAnsi="楷体" w:cs="楷体" w:hint="eastAsia"/>
        </w:rPr>
        <w:t>“</w:t>
      </w:r>
      <w:r w:rsidRPr="004819ED">
        <w:rPr>
          <w:rFonts w:ascii="楷体" w:eastAsia="楷体" w:hAnsi="楷体" w:cs="楷体"/>
        </w:rPr>
        <w:t>梯度×参数</w:t>
      </w:r>
      <w:r w:rsidRPr="004819ED">
        <w:rPr>
          <w:rFonts w:ascii="楷体" w:eastAsia="楷体" w:hAnsi="楷体" w:cs="楷体" w:hint="eastAsia"/>
        </w:rPr>
        <w:t>”</w:t>
      </w:r>
      <w:r w:rsidRPr="004819ED">
        <w:rPr>
          <w:rFonts w:ascii="楷体" w:eastAsia="楷体" w:hAnsi="楷体" w:cs="楷体"/>
        </w:rPr>
        <w:t>近似参数重要性；</w:t>
      </w:r>
      <w:r w:rsidR="008223DD" w:rsidRPr="004819ED">
        <w:rPr>
          <w:rFonts w:ascii="楷体" w:eastAsia="楷体" w:hAnsi="楷体" w:cs="楷体" w:hint="eastAsia"/>
        </w:rPr>
        <w:t>b、</w:t>
      </w:r>
      <w:r w:rsidRPr="004819ED">
        <w:rPr>
          <w:rFonts w:ascii="楷体" w:eastAsia="楷体" w:hAnsi="楷体" w:cs="楷体"/>
        </w:rPr>
        <w:t>公式（1</w:t>
      </w:r>
      <w:r w:rsidRPr="004819ED">
        <w:rPr>
          <w:rFonts w:ascii="楷体" w:eastAsia="楷体" w:hAnsi="楷体" w:cs="楷体" w:hint="eastAsia"/>
        </w:rPr>
        <w:t>9</w:t>
      </w:r>
      <w:r w:rsidRPr="004819ED">
        <w:rPr>
          <w:rFonts w:ascii="楷体" w:eastAsia="楷体" w:hAnsi="楷体" w:cs="楷体"/>
        </w:rPr>
        <w:t>）：基于公式（</w:t>
      </w:r>
      <w:r w:rsidRPr="004819ED">
        <w:rPr>
          <w:rFonts w:ascii="楷体" w:eastAsia="楷体" w:hAnsi="楷体" w:cs="楷体" w:hint="eastAsia"/>
        </w:rPr>
        <w:t>17</w:t>
      </w:r>
      <w:r w:rsidRPr="004819ED">
        <w:rPr>
          <w:rFonts w:ascii="楷体" w:eastAsia="楷体" w:hAnsi="楷体" w:cs="楷体"/>
        </w:rPr>
        <w:t>）的梯度近似，用</w:t>
      </w:r>
      <w:r w:rsidRPr="004819ED">
        <w:rPr>
          <w:rFonts w:ascii="楷体" w:eastAsia="楷体" w:hAnsi="楷体" w:cs="楷体" w:hint="eastAsia"/>
        </w:rPr>
        <w:t>“</w:t>
      </w:r>
      <w:r w:rsidRPr="004819ED">
        <w:rPr>
          <w:rFonts w:ascii="楷体" w:eastAsia="楷体" w:hAnsi="楷体" w:cs="楷体"/>
        </w:rPr>
        <w:t>当前客户端本地参数与前序客户端传递参数的差值</w:t>
      </w:r>
      <w:r w:rsidRPr="004819ED">
        <w:rPr>
          <w:rFonts w:ascii="楷体" w:eastAsia="楷体" w:hAnsi="楷体" w:cs="楷体" w:hint="eastAsia"/>
        </w:rPr>
        <w:t>”</w:t>
      </w:r>
      <w:r w:rsidRPr="004819ED">
        <w:rPr>
          <w:rFonts w:ascii="楷体" w:eastAsia="楷体" w:hAnsi="楷体" w:cs="楷体"/>
        </w:rPr>
        <w:t>替换梯度项。最终，通过上述推导得到SFL场景下基于OBD的参数重要性评分公式，即公式（</w:t>
      </w:r>
      <w:r w:rsidRPr="004819ED">
        <w:rPr>
          <w:rFonts w:ascii="楷体" w:eastAsia="楷体" w:hAnsi="楷体" w:cs="楷体" w:hint="eastAsia"/>
        </w:rPr>
        <w:t>12</w:t>
      </w:r>
      <w:r w:rsidRPr="004819ED">
        <w:rPr>
          <w:rFonts w:ascii="楷体" w:eastAsia="楷体" w:hAnsi="楷体" w:cs="楷体"/>
        </w:rPr>
        <w:t>）。</w:t>
      </w:r>
    </w:p>
    <w:p w14:paraId="4EBCC963" w14:textId="02A301AE" w:rsidR="00EA4224" w:rsidRPr="004819ED" w:rsidRDefault="00A51840">
      <w:pPr>
        <w:pStyle w:val="Af2"/>
        <w:ind w:firstLine="420"/>
        <w:rPr>
          <w:rFonts w:ascii="楷体" w:eastAsia="楷体" w:hAnsi="楷体" w:cs="楷体" w:hint="eastAsia"/>
        </w:rPr>
      </w:pPr>
      <w:r w:rsidRPr="004819ED">
        <w:rPr>
          <w:rFonts w:ascii="楷体" w:eastAsia="楷体" w:hAnsi="楷体" w:cs="楷体" w:hint="eastAsia"/>
        </w:rPr>
        <w:t>在上述</w:t>
      </w:r>
      <w:r w:rsidR="00EA4224" w:rsidRPr="004819ED">
        <w:rPr>
          <w:rFonts w:ascii="楷体" w:eastAsia="楷体" w:hAnsi="楷体" w:cs="楷体" w:hint="eastAsia"/>
        </w:rPr>
        <w:t>实施例1、实施例2和实施例3分别使用了提出的EDT算法下的三种不同指标</w:t>
      </w:r>
      <w:r w:rsidRPr="004819ED">
        <w:rPr>
          <w:rFonts w:ascii="楷体" w:eastAsia="楷体" w:hAnsi="楷体" w:cs="楷体" w:hint="eastAsia"/>
        </w:rPr>
        <w:t>即</w:t>
      </w:r>
      <w:r w:rsidR="00EA4224" w:rsidRPr="004819ED">
        <w:rPr>
          <w:rFonts w:ascii="楷体" w:eastAsia="楷体" w:hAnsi="楷体" w:cs="楷体" w:hint="eastAsia"/>
        </w:rPr>
        <w:t>评分方式，从附图1-9可以看出无论采用哪一种指标，EDT都表现有效，也就是说EDT在三种指标下都能取得良好效果。</w:t>
      </w:r>
    </w:p>
    <w:p w14:paraId="2A07AD0F" w14:textId="77777777" w:rsidR="0042137D" w:rsidRPr="004819ED" w:rsidRDefault="00000000">
      <w:pPr>
        <w:pStyle w:val="Af2"/>
        <w:ind w:firstLineChars="200" w:firstLine="480"/>
        <w:rPr>
          <w:rStyle w:val="af1"/>
          <w:rFonts w:ascii="楷体" w:eastAsia="楷体" w:hAnsi="楷体" w:cs="楷体" w:hint="eastAsia"/>
          <w:color w:val="FF0000"/>
          <w:u w:color="FF0000"/>
        </w:rPr>
        <w:sectPr w:rsidR="0042137D" w:rsidRPr="004819ED">
          <w:headerReference w:type="default" r:id="rId14"/>
          <w:footerReference w:type="default" r:id="rId15"/>
          <w:pgSz w:w="11900" w:h="16840"/>
          <w:pgMar w:top="1247" w:right="851" w:bottom="851" w:left="1418" w:header="794" w:footer="851" w:gutter="0"/>
          <w:cols w:space="720"/>
        </w:sectPr>
      </w:pPr>
      <w:r w:rsidRPr="004819ED">
        <w:rPr>
          <w:rStyle w:val="af1"/>
          <w:rFonts w:ascii="楷体" w:eastAsia="楷体" w:hAnsi="楷体" w:cs="楷体"/>
        </w:rPr>
        <w:t>以上所述实施例仅表达了本申请的具体实施方式，其描述较为具体和详细，但并不能因此而理解为对本申请保护范围的限制。应当指出的是，对于本领域的普通技术人员来说，在不脱离本申请技术方案构思的前提下，还可以做出若干变形和改进，这些都属于本申请的保护范围</w:t>
      </w:r>
      <w:r w:rsidRPr="004819ED">
        <w:rPr>
          <w:rStyle w:val="af1"/>
          <w:rFonts w:ascii="楷体" w:eastAsia="楷体" w:hAnsi="楷体" w:cs="楷体"/>
          <w:color w:val="auto"/>
          <w:u w:color="FF0000"/>
        </w:rPr>
        <w:t>。</w:t>
      </w:r>
    </w:p>
    <w:p w14:paraId="0386D60B" w14:textId="77777777" w:rsidR="0042137D" w:rsidRPr="004819ED" w:rsidRDefault="00000000">
      <w:pPr>
        <w:pStyle w:val="Af2"/>
        <w:ind w:firstLine="0"/>
        <w:jc w:val="center"/>
        <w:rPr>
          <w:rFonts w:ascii="楷体" w:eastAsia="楷体" w:hAnsi="楷体" w:hint="eastAsia"/>
        </w:rPr>
      </w:pPr>
      <w:r w:rsidRPr="004819ED">
        <w:rPr>
          <w:noProof/>
        </w:rPr>
        <w:lastRenderedPageBreak/>
        <w:drawing>
          <wp:inline distT="0" distB="0" distL="0" distR="0" wp14:anchorId="7D8E7AE1" wp14:editId="5E0CF7BB">
            <wp:extent cx="6115685" cy="3480435"/>
            <wp:effectExtent l="0" t="0" r="0" b="5715"/>
            <wp:docPr id="2144312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12663" name="图片 1"/>
                    <pic:cNvPicPr>
                      <a:picLocks noChangeAspect="1"/>
                    </pic:cNvPicPr>
                  </pic:nvPicPr>
                  <pic:blipFill>
                    <a:blip r:embed="rId11"/>
                    <a:stretch>
                      <a:fillRect/>
                    </a:stretch>
                  </pic:blipFill>
                  <pic:spPr>
                    <a:xfrm>
                      <a:off x="0" y="0"/>
                      <a:ext cx="6115685" cy="3480435"/>
                    </a:xfrm>
                    <a:prstGeom prst="rect">
                      <a:avLst/>
                    </a:prstGeom>
                  </pic:spPr>
                </pic:pic>
              </a:graphicData>
            </a:graphic>
          </wp:inline>
        </w:drawing>
      </w:r>
    </w:p>
    <w:p w14:paraId="3600E7BB" w14:textId="31F53700" w:rsidR="00492DC5" w:rsidRPr="004819ED" w:rsidRDefault="00492DC5">
      <w:pPr>
        <w:pStyle w:val="Af2"/>
        <w:ind w:firstLine="0"/>
        <w:jc w:val="center"/>
        <w:rPr>
          <w:rFonts w:ascii="楷体" w:eastAsia="楷体" w:hAnsi="楷体" w:hint="eastAsia"/>
        </w:rPr>
      </w:pPr>
      <w:r w:rsidRPr="004819ED">
        <w:rPr>
          <w:rFonts w:ascii="楷体" w:eastAsia="楷体" w:hAnsi="楷体" w:hint="eastAsia"/>
        </w:rPr>
        <w:t>图1</w:t>
      </w:r>
    </w:p>
    <w:p w14:paraId="1216ED72" w14:textId="77777777" w:rsidR="00492DC5" w:rsidRPr="004819ED" w:rsidRDefault="00492DC5" w:rsidP="00492DC5">
      <w:pPr>
        <w:pStyle w:val="Af2"/>
        <w:ind w:firstLine="0"/>
        <w:jc w:val="center"/>
        <w:rPr>
          <w:rFonts w:eastAsiaTheme="minorEastAsia" w:hint="eastAsia"/>
          <w:noProof/>
        </w:rPr>
      </w:pPr>
      <w:r w:rsidRPr="004819ED">
        <w:rPr>
          <w:noProof/>
        </w:rPr>
        <w:drawing>
          <wp:inline distT="0" distB="0" distL="0" distR="0" wp14:anchorId="335FE31E" wp14:editId="256D7211">
            <wp:extent cx="5486400" cy="3657600"/>
            <wp:effectExtent l="0" t="0" r="0" b="0"/>
            <wp:docPr id="14173537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C06FA51" w14:textId="56EC2CEE" w:rsidR="00492DC5" w:rsidRPr="004819ED" w:rsidRDefault="00492DC5" w:rsidP="00492DC5">
      <w:pPr>
        <w:pStyle w:val="Af2"/>
        <w:ind w:firstLine="0"/>
        <w:jc w:val="center"/>
        <w:rPr>
          <w:rStyle w:val="af1"/>
          <w:rFonts w:ascii="楷体" w:eastAsia="楷体" w:hAnsi="楷体" w:cs="楷体" w:hint="eastAsia"/>
          <w:lang w:eastAsia="zh-CN"/>
        </w:rPr>
      </w:pPr>
      <w:r w:rsidRPr="004819ED">
        <w:rPr>
          <w:rStyle w:val="af1"/>
          <w:rFonts w:ascii="楷体" w:eastAsia="楷体" w:hAnsi="楷体" w:cs="楷体" w:hint="eastAsia"/>
        </w:rPr>
        <w:t>图</w:t>
      </w:r>
      <w:r w:rsidR="00EA4224" w:rsidRPr="004819ED">
        <w:rPr>
          <w:rStyle w:val="af1"/>
          <w:rFonts w:ascii="楷体" w:eastAsia="楷体" w:hAnsi="楷体" w:cs="楷体" w:hint="eastAsia"/>
          <w:lang w:eastAsia="zh-CN"/>
        </w:rPr>
        <w:t>2</w:t>
      </w:r>
    </w:p>
    <w:p w14:paraId="24B5AA9B" w14:textId="3D848253" w:rsidR="0042137D" w:rsidRPr="004819ED" w:rsidRDefault="00492DC5" w:rsidP="00492DC5">
      <w:pPr>
        <w:pStyle w:val="Af2"/>
        <w:ind w:firstLine="0"/>
        <w:jc w:val="center"/>
        <w:rPr>
          <w:rStyle w:val="af1"/>
          <w:rFonts w:ascii="楷体" w:eastAsia="楷体" w:hAnsi="楷体" w:hint="eastAsia"/>
        </w:rPr>
      </w:pPr>
      <w:r w:rsidRPr="004819ED">
        <w:rPr>
          <w:noProof/>
        </w:rPr>
        <w:lastRenderedPageBreak/>
        <w:drawing>
          <wp:inline distT="0" distB="0" distL="0" distR="0" wp14:anchorId="0098D0CA" wp14:editId="61D67169">
            <wp:extent cx="5486400" cy="3657600"/>
            <wp:effectExtent l="0" t="0" r="0" b="0"/>
            <wp:docPr id="758610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4EC13CA" w14:textId="51764D61" w:rsidR="0042137D" w:rsidRPr="004819ED" w:rsidRDefault="00000000">
      <w:pPr>
        <w:pStyle w:val="Af2"/>
        <w:ind w:firstLine="0"/>
        <w:jc w:val="center"/>
        <w:rPr>
          <w:rStyle w:val="af1"/>
          <w:rFonts w:ascii="楷体" w:eastAsia="楷体" w:hAnsi="楷体" w:hint="eastAsia"/>
          <w:lang w:val="en-US" w:eastAsia="zh-CN"/>
        </w:rPr>
      </w:pPr>
      <w:r w:rsidRPr="004819ED">
        <w:rPr>
          <w:rStyle w:val="af1"/>
          <w:rFonts w:ascii="楷体" w:eastAsia="楷体" w:hAnsi="楷体" w:cs="楷体"/>
        </w:rPr>
        <w:t>图</w:t>
      </w:r>
      <w:r w:rsidR="00EA4224" w:rsidRPr="004819ED">
        <w:rPr>
          <w:rStyle w:val="af1"/>
          <w:rFonts w:ascii="楷体" w:eastAsia="楷体" w:hAnsi="楷体" w:hint="eastAsia"/>
          <w:lang w:val="en-US" w:eastAsia="zh-CN"/>
        </w:rPr>
        <w:t>3</w:t>
      </w:r>
    </w:p>
    <w:p w14:paraId="358083D1" w14:textId="2B1B0F9F" w:rsidR="00492DC5" w:rsidRPr="004819ED" w:rsidRDefault="00187B3F">
      <w:pPr>
        <w:pStyle w:val="Af2"/>
        <w:ind w:firstLine="0"/>
        <w:jc w:val="center"/>
        <w:rPr>
          <w:rFonts w:ascii="楷体" w:eastAsia="楷体" w:hAnsi="楷体" w:hint="eastAsia"/>
        </w:rPr>
      </w:pPr>
      <w:r w:rsidRPr="004819ED">
        <w:rPr>
          <w:noProof/>
        </w:rPr>
        <w:drawing>
          <wp:inline distT="0" distB="0" distL="0" distR="0" wp14:anchorId="09E7B6CA" wp14:editId="48332206">
            <wp:extent cx="5486400" cy="3657600"/>
            <wp:effectExtent l="0" t="0" r="0" b="0"/>
            <wp:docPr id="11702005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368B99A" w14:textId="4436BF86" w:rsidR="00187B3F" w:rsidRPr="004819ED" w:rsidRDefault="00187B3F" w:rsidP="00187B3F">
      <w:pPr>
        <w:pStyle w:val="Af2"/>
        <w:ind w:firstLine="0"/>
        <w:jc w:val="center"/>
        <w:rPr>
          <w:rFonts w:ascii="楷体" w:eastAsia="楷体" w:hAnsi="楷体" w:hint="eastAsia"/>
        </w:rPr>
      </w:pPr>
      <w:r w:rsidRPr="004819ED">
        <w:rPr>
          <w:rStyle w:val="af1"/>
          <w:rFonts w:ascii="楷体" w:eastAsia="楷体" w:hAnsi="楷体" w:cs="楷体"/>
        </w:rPr>
        <w:t>图</w:t>
      </w:r>
      <w:r w:rsidR="00EA4224" w:rsidRPr="004819ED">
        <w:rPr>
          <w:rStyle w:val="af1"/>
          <w:rFonts w:ascii="楷体" w:eastAsia="楷体" w:hAnsi="楷体" w:hint="eastAsia"/>
          <w:lang w:val="en-US" w:eastAsia="zh-CN"/>
        </w:rPr>
        <w:t>4</w:t>
      </w:r>
    </w:p>
    <w:p w14:paraId="3AEB179D" w14:textId="03DA08D1" w:rsidR="00187B3F" w:rsidRPr="004819ED" w:rsidRDefault="00187B3F">
      <w:pPr>
        <w:pStyle w:val="Af2"/>
        <w:ind w:firstLine="0"/>
        <w:jc w:val="center"/>
        <w:rPr>
          <w:rFonts w:ascii="楷体" w:eastAsia="楷体" w:hAnsi="楷体" w:hint="eastAsia"/>
        </w:rPr>
      </w:pPr>
      <w:r w:rsidRPr="004819ED">
        <w:rPr>
          <w:noProof/>
        </w:rPr>
        <w:lastRenderedPageBreak/>
        <w:drawing>
          <wp:inline distT="0" distB="0" distL="0" distR="0" wp14:anchorId="5E90DC9E" wp14:editId="766C770E">
            <wp:extent cx="5486400" cy="3657600"/>
            <wp:effectExtent l="0" t="0" r="0" b="0"/>
            <wp:docPr id="7010724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8F95F16" w14:textId="553363EF" w:rsidR="00187B3F" w:rsidRPr="004819ED" w:rsidRDefault="00187B3F" w:rsidP="00187B3F">
      <w:pPr>
        <w:pStyle w:val="Af2"/>
        <w:ind w:firstLine="0"/>
        <w:jc w:val="center"/>
        <w:rPr>
          <w:rStyle w:val="af1"/>
          <w:rFonts w:ascii="楷体" w:eastAsia="楷体" w:hAnsi="楷体" w:hint="eastAsia"/>
          <w:lang w:val="en-US" w:eastAsia="zh-CN"/>
        </w:rPr>
      </w:pPr>
      <w:r w:rsidRPr="004819ED">
        <w:rPr>
          <w:rStyle w:val="af1"/>
          <w:rFonts w:ascii="楷体" w:eastAsia="楷体" w:hAnsi="楷体" w:cs="楷体"/>
        </w:rPr>
        <w:t>图</w:t>
      </w:r>
      <w:r w:rsidR="00EA4224" w:rsidRPr="004819ED">
        <w:rPr>
          <w:rStyle w:val="af1"/>
          <w:rFonts w:ascii="楷体" w:eastAsia="楷体" w:hAnsi="楷体" w:hint="eastAsia"/>
          <w:lang w:val="en-US" w:eastAsia="zh-CN"/>
        </w:rPr>
        <w:t>5</w:t>
      </w:r>
    </w:p>
    <w:p w14:paraId="22CC5B29" w14:textId="77777777" w:rsidR="002211CC" w:rsidRPr="004819ED" w:rsidRDefault="002211CC">
      <w:pPr>
        <w:pStyle w:val="Af2"/>
        <w:ind w:firstLine="0"/>
        <w:jc w:val="center"/>
        <w:rPr>
          <w:rFonts w:ascii="楷体" w:eastAsia="楷体" w:hAnsi="楷体" w:hint="eastAsia"/>
        </w:rPr>
      </w:pPr>
      <w:r w:rsidRPr="004819ED">
        <w:rPr>
          <w:noProof/>
        </w:rPr>
        <w:drawing>
          <wp:inline distT="0" distB="0" distL="0" distR="0" wp14:anchorId="59698B6A" wp14:editId="665C2148">
            <wp:extent cx="5486400" cy="3657600"/>
            <wp:effectExtent l="0" t="0" r="0" b="0"/>
            <wp:docPr id="17304323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67AE19E" w14:textId="6A31A964" w:rsidR="002211CC" w:rsidRPr="004819ED" w:rsidRDefault="002211CC" w:rsidP="002211CC">
      <w:pPr>
        <w:pStyle w:val="Af2"/>
        <w:ind w:firstLine="0"/>
        <w:jc w:val="center"/>
        <w:rPr>
          <w:rFonts w:ascii="楷体" w:eastAsia="楷体" w:hAnsi="楷体" w:hint="eastAsia"/>
        </w:rPr>
      </w:pPr>
      <w:r w:rsidRPr="004819ED">
        <w:rPr>
          <w:rStyle w:val="af1"/>
          <w:rFonts w:ascii="楷体" w:eastAsia="楷体" w:hAnsi="楷体" w:cs="楷体"/>
        </w:rPr>
        <w:t>图</w:t>
      </w:r>
      <w:r w:rsidR="00EA4224" w:rsidRPr="004819ED">
        <w:rPr>
          <w:rStyle w:val="af1"/>
          <w:rFonts w:ascii="楷体" w:eastAsia="楷体" w:hAnsi="楷体" w:hint="eastAsia"/>
          <w:lang w:val="en-US" w:eastAsia="zh-CN"/>
        </w:rPr>
        <w:t>6</w:t>
      </w:r>
    </w:p>
    <w:p w14:paraId="51B91A88" w14:textId="2B208CBE" w:rsidR="00187B3F" w:rsidRPr="004819ED" w:rsidRDefault="002211CC">
      <w:pPr>
        <w:pStyle w:val="Af2"/>
        <w:ind w:firstLine="0"/>
        <w:jc w:val="center"/>
        <w:rPr>
          <w:rFonts w:ascii="楷体" w:eastAsia="楷体" w:hAnsi="楷体" w:hint="eastAsia"/>
        </w:rPr>
      </w:pPr>
      <w:r w:rsidRPr="004819ED">
        <w:rPr>
          <w:noProof/>
        </w:rPr>
        <w:lastRenderedPageBreak/>
        <w:drawing>
          <wp:inline distT="0" distB="0" distL="0" distR="0" wp14:anchorId="16A7EBF9" wp14:editId="64E11CF3">
            <wp:extent cx="5486400" cy="3657600"/>
            <wp:effectExtent l="0" t="0" r="0" b="0"/>
            <wp:docPr id="16527603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190DBAE" w14:textId="200A990C" w:rsidR="002211CC" w:rsidRPr="004819ED" w:rsidRDefault="002211CC" w:rsidP="002211CC">
      <w:pPr>
        <w:pStyle w:val="Af2"/>
        <w:ind w:firstLine="0"/>
        <w:jc w:val="center"/>
        <w:rPr>
          <w:rStyle w:val="af1"/>
          <w:rFonts w:ascii="楷体" w:eastAsia="楷体" w:hAnsi="楷体" w:hint="eastAsia"/>
          <w:lang w:val="en-US" w:eastAsia="zh-CN"/>
        </w:rPr>
      </w:pPr>
      <w:r w:rsidRPr="004819ED">
        <w:rPr>
          <w:rStyle w:val="af1"/>
          <w:rFonts w:ascii="楷体" w:eastAsia="楷体" w:hAnsi="楷体" w:cs="楷体"/>
        </w:rPr>
        <w:t>图</w:t>
      </w:r>
      <w:r w:rsidR="00EA4224" w:rsidRPr="004819ED">
        <w:rPr>
          <w:rStyle w:val="af1"/>
          <w:rFonts w:ascii="楷体" w:eastAsia="楷体" w:hAnsi="楷体" w:hint="eastAsia"/>
          <w:lang w:val="en-US" w:eastAsia="zh-CN"/>
        </w:rPr>
        <w:t>7</w:t>
      </w:r>
    </w:p>
    <w:p w14:paraId="2B2AFD10" w14:textId="26714242" w:rsidR="002211CC" w:rsidRPr="004819ED" w:rsidRDefault="002211CC">
      <w:pPr>
        <w:pStyle w:val="Af2"/>
        <w:ind w:firstLine="0"/>
        <w:jc w:val="center"/>
        <w:rPr>
          <w:rFonts w:ascii="楷体" w:eastAsia="楷体" w:hAnsi="楷体" w:hint="eastAsia"/>
        </w:rPr>
      </w:pPr>
      <w:r w:rsidRPr="004819ED">
        <w:rPr>
          <w:noProof/>
        </w:rPr>
        <w:drawing>
          <wp:inline distT="0" distB="0" distL="0" distR="0" wp14:anchorId="1842CC12" wp14:editId="7AA4E9E1">
            <wp:extent cx="5486400" cy="3657600"/>
            <wp:effectExtent l="0" t="0" r="0" b="0"/>
            <wp:docPr id="11637920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48CB4BF" w14:textId="3CC816EB" w:rsidR="002211CC" w:rsidRPr="004819ED" w:rsidRDefault="002211CC" w:rsidP="002211CC">
      <w:pPr>
        <w:pStyle w:val="Af2"/>
        <w:ind w:firstLine="0"/>
        <w:jc w:val="center"/>
        <w:rPr>
          <w:rFonts w:ascii="楷体" w:eastAsia="楷体" w:hAnsi="楷体" w:hint="eastAsia"/>
        </w:rPr>
      </w:pPr>
      <w:r w:rsidRPr="004819ED">
        <w:rPr>
          <w:rStyle w:val="af1"/>
          <w:rFonts w:ascii="楷体" w:eastAsia="楷体" w:hAnsi="楷体" w:cs="楷体"/>
        </w:rPr>
        <w:t>图</w:t>
      </w:r>
      <w:r w:rsidR="00EA4224" w:rsidRPr="004819ED">
        <w:rPr>
          <w:rStyle w:val="af1"/>
          <w:rFonts w:ascii="楷体" w:eastAsia="楷体" w:hAnsi="楷体" w:hint="eastAsia"/>
          <w:lang w:val="en-US" w:eastAsia="zh-CN"/>
        </w:rPr>
        <w:t>8</w:t>
      </w:r>
    </w:p>
    <w:p w14:paraId="3CA6E4C6" w14:textId="3D02B01C" w:rsidR="002211CC" w:rsidRPr="004819ED" w:rsidRDefault="002211CC">
      <w:pPr>
        <w:pStyle w:val="Af2"/>
        <w:ind w:firstLine="0"/>
        <w:jc w:val="center"/>
        <w:rPr>
          <w:rFonts w:ascii="楷体" w:eastAsia="楷体" w:hAnsi="楷体" w:hint="eastAsia"/>
        </w:rPr>
      </w:pPr>
      <w:r w:rsidRPr="004819ED">
        <w:rPr>
          <w:noProof/>
        </w:rPr>
        <w:lastRenderedPageBreak/>
        <w:drawing>
          <wp:inline distT="0" distB="0" distL="0" distR="0" wp14:anchorId="559B7BA5" wp14:editId="19814C8E">
            <wp:extent cx="5486400" cy="3657600"/>
            <wp:effectExtent l="0" t="0" r="0" b="0"/>
            <wp:docPr id="8806434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8CC6262" w14:textId="2820E6C9" w:rsidR="002211CC" w:rsidRDefault="002211CC" w:rsidP="002211CC">
      <w:pPr>
        <w:pStyle w:val="Af2"/>
        <w:ind w:firstLine="0"/>
        <w:jc w:val="center"/>
        <w:rPr>
          <w:rFonts w:ascii="楷体" w:eastAsia="楷体" w:hAnsi="楷体" w:hint="eastAsia"/>
        </w:rPr>
      </w:pPr>
      <w:r w:rsidRPr="004819ED">
        <w:rPr>
          <w:rStyle w:val="af1"/>
          <w:rFonts w:ascii="楷体" w:eastAsia="楷体" w:hAnsi="楷体" w:cs="楷体"/>
        </w:rPr>
        <w:t>图</w:t>
      </w:r>
      <w:r w:rsidR="00EA4224" w:rsidRPr="004819ED">
        <w:rPr>
          <w:rStyle w:val="af1"/>
          <w:rFonts w:ascii="楷体" w:eastAsia="楷体" w:hAnsi="楷体" w:hint="eastAsia"/>
          <w:lang w:val="en-US" w:eastAsia="zh-CN"/>
        </w:rPr>
        <w:t>9</w:t>
      </w:r>
    </w:p>
    <w:sectPr w:rsidR="002211CC">
      <w:headerReference w:type="default" r:id="rId24"/>
      <w:footerReference w:type="default" r:id="rId25"/>
      <w:pgSz w:w="11900" w:h="16840"/>
      <w:pgMar w:top="1247" w:right="851" w:bottom="851" w:left="1418" w:header="794"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05B95" w14:textId="77777777" w:rsidR="002978A3" w:rsidRDefault="002978A3">
      <w:r>
        <w:separator/>
      </w:r>
    </w:p>
  </w:endnote>
  <w:endnote w:type="continuationSeparator" w:id="0">
    <w:p w14:paraId="720F3CE6" w14:textId="77777777" w:rsidR="002978A3" w:rsidRDefault="00297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PingFang SC Regular">
    <w:altName w:val="Cambria"/>
    <w:charset w:val="00"/>
    <w:family w:val="roman"/>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E910" w14:textId="77777777" w:rsidR="0042137D" w:rsidRDefault="00000000">
    <w:pPr>
      <w:pStyle w:val="10"/>
      <w:ind w:firstLine="360"/>
      <w:jc w:val="center"/>
      <w:rPr>
        <w:rFonts w:eastAsia="Arial Unicode MS"/>
        <w:color w:val="auto"/>
        <w:kern w:val="0"/>
        <w:sz w:val="20"/>
        <w:szCs w:val="20"/>
      </w:rPr>
    </w:pPr>
    <w:r>
      <w:rPr>
        <w:rStyle w:val="af1"/>
      </w:rPr>
      <w:fldChar w:fldCharType="begin"/>
    </w:r>
    <w:r>
      <w:rPr>
        <w:rStyle w:val="af1"/>
      </w:rPr>
      <w:instrText xml:space="preserve"> PAGE </w:instrText>
    </w:r>
    <w:r>
      <w:rPr>
        <w:rStyle w:val="af1"/>
      </w:rPr>
      <w:fldChar w:fldCharType="separate"/>
    </w:r>
    <w:r>
      <w:rPr>
        <w:rStyle w:val="af1"/>
      </w:rPr>
      <w:t>1</w:t>
    </w:r>
    <w:r>
      <w:rPr>
        <w:rStyle w:val="af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0151" w14:textId="77777777" w:rsidR="0042137D" w:rsidRDefault="00000000">
    <w:pPr>
      <w:pStyle w:val="10"/>
      <w:ind w:firstLine="360"/>
      <w:jc w:val="center"/>
      <w:rPr>
        <w:rFonts w:eastAsia="Arial Unicode MS"/>
        <w:color w:val="auto"/>
        <w:kern w:val="0"/>
        <w:sz w:val="20"/>
        <w:szCs w:val="20"/>
      </w:rPr>
    </w:pPr>
    <w:r>
      <w:rPr>
        <w:rStyle w:val="af1"/>
      </w:rPr>
      <w:fldChar w:fldCharType="begin"/>
    </w:r>
    <w:r>
      <w:rPr>
        <w:rStyle w:val="af1"/>
      </w:rPr>
      <w:instrText xml:space="preserve"> PAGE </w:instrText>
    </w:r>
    <w:r>
      <w:rPr>
        <w:rStyle w:val="af1"/>
      </w:rPr>
      <w:fldChar w:fldCharType="separate"/>
    </w:r>
    <w:r>
      <w:rPr>
        <w:rStyle w:val="af1"/>
      </w:rPr>
      <w:t>2</w:t>
    </w:r>
    <w:r>
      <w:rPr>
        <w:rStyle w:val="af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45B6" w14:textId="77777777" w:rsidR="0042137D" w:rsidRDefault="00000000">
    <w:pPr>
      <w:pStyle w:val="10"/>
      <w:ind w:firstLine="360"/>
      <w:jc w:val="center"/>
      <w:rPr>
        <w:rFonts w:eastAsia="Arial Unicode MS"/>
        <w:color w:val="auto"/>
        <w:kern w:val="0"/>
        <w:sz w:val="20"/>
        <w:szCs w:val="20"/>
      </w:rPr>
    </w:pPr>
    <w:r>
      <w:rPr>
        <w:rStyle w:val="af1"/>
      </w:rPr>
      <w:fldChar w:fldCharType="begin"/>
    </w:r>
    <w:r>
      <w:rPr>
        <w:rStyle w:val="af1"/>
      </w:rPr>
      <w:instrText xml:space="preserve"> PAGE </w:instrText>
    </w:r>
    <w:r>
      <w:rPr>
        <w:rStyle w:val="af1"/>
      </w:rPr>
      <w:fldChar w:fldCharType="separate"/>
    </w:r>
    <w:r>
      <w:rPr>
        <w:rStyle w:val="af1"/>
      </w:rPr>
      <w:t>4</w:t>
    </w:r>
    <w:r>
      <w:rPr>
        <w:rStyle w:val="af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5AD2" w14:textId="77777777" w:rsidR="0042137D" w:rsidRDefault="00000000">
    <w:pPr>
      <w:pStyle w:val="10"/>
      <w:ind w:firstLine="360"/>
      <w:jc w:val="center"/>
      <w:rPr>
        <w:rFonts w:eastAsia="Arial Unicode MS"/>
        <w:color w:val="auto"/>
        <w:kern w:val="0"/>
        <w:sz w:val="20"/>
        <w:szCs w:val="20"/>
      </w:rPr>
    </w:pPr>
    <w:r>
      <w:rPr>
        <w:rStyle w:val="af1"/>
      </w:rPr>
      <w:fldChar w:fldCharType="begin"/>
    </w:r>
    <w:r>
      <w:rPr>
        <w:rStyle w:val="af1"/>
      </w:rPr>
      <w:instrText xml:space="preserve"> PAGE </w:instrText>
    </w:r>
    <w:r>
      <w:rPr>
        <w:rStyle w:val="af1"/>
      </w:rPr>
      <w:fldChar w:fldCharType="separate"/>
    </w:r>
    <w:r>
      <w:rPr>
        <w:rStyle w:val="af1"/>
      </w:rPr>
      <w:t>10</w:t>
    </w:r>
    <w:r>
      <w:rPr>
        <w:rStyle w:val="af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0A752" w14:textId="77777777" w:rsidR="0042137D" w:rsidRDefault="00000000">
    <w:pPr>
      <w:pStyle w:val="10"/>
      <w:ind w:firstLine="360"/>
      <w:jc w:val="center"/>
      <w:rPr>
        <w:rFonts w:eastAsia="Arial Unicode MS"/>
        <w:color w:val="auto"/>
        <w:kern w:val="0"/>
        <w:sz w:val="20"/>
        <w:szCs w:val="20"/>
      </w:rPr>
    </w:pPr>
    <w:r>
      <w:rPr>
        <w:rStyle w:val="af1"/>
      </w:rPr>
      <w:fldChar w:fldCharType="begin"/>
    </w:r>
    <w:r>
      <w:rPr>
        <w:rStyle w:val="af1"/>
      </w:rPr>
      <w:instrText xml:space="preserve"> PAGE </w:instrText>
    </w:r>
    <w:r>
      <w:rPr>
        <w:rStyle w:val="af1"/>
      </w:rPr>
      <w:fldChar w:fldCharType="separate"/>
    </w:r>
    <w:r>
      <w:rPr>
        <w:rStyle w:val="af1"/>
      </w:rPr>
      <w:t>13</w:t>
    </w:r>
    <w:r>
      <w:rPr>
        <w:rStyle w:val="af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0376A" w14:textId="77777777" w:rsidR="002978A3" w:rsidRDefault="002978A3">
      <w:r>
        <w:separator/>
      </w:r>
    </w:p>
  </w:footnote>
  <w:footnote w:type="continuationSeparator" w:id="0">
    <w:p w14:paraId="1096A0F0" w14:textId="77777777" w:rsidR="002978A3" w:rsidRDefault="00297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5D02" w14:textId="77777777" w:rsidR="0042137D" w:rsidRDefault="00000000">
    <w:pPr>
      <w:pStyle w:val="1"/>
      <w:ind w:firstLine="0"/>
      <w:rPr>
        <w:rFonts w:ascii="Times New Roman" w:eastAsia="Arial Unicode MS" w:hAnsi="Times New Roman" w:cs="Times New Roman"/>
        <w:color w:val="auto"/>
        <w:kern w:val="0"/>
        <w:sz w:val="20"/>
        <w:szCs w:val="20"/>
      </w:rPr>
    </w:pPr>
    <w:r>
      <w:rPr>
        <w:rStyle w:val="af1"/>
        <w:rFonts w:ascii="楷体" w:eastAsia="楷体" w:hAnsi="楷体" w:cs="楷体"/>
        <w:sz w:val="24"/>
        <w:szCs w:val="24"/>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B9DDA" w14:textId="77777777" w:rsidR="0042137D" w:rsidRDefault="00000000">
    <w:pPr>
      <w:pStyle w:val="1"/>
      <w:ind w:firstLine="0"/>
      <w:rPr>
        <w:rFonts w:ascii="Times New Roman" w:eastAsia="Arial Unicode MS" w:hAnsi="Times New Roman" w:cs="Times New Roman"/>
        <w:color w:val="auto"/>
        <w:kern w:val="0"/>
        <w:sz w:val="20"/>
        <w:szCs w:val="20"/>
      </w:rPr>
    </w:pPr>
    <w:r>
      <w:rPr>
        <w:rStyle w:val="af1"/>
        <w:rFonts w:ascii="楷体" w:eastAsia="楷体" w:hAnsi="楷体" w:cs="楷体"/>
        <w:sz w:val="24"/>
        <w:szCs w:val="24"/>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ED47" w14:textId="77777777" w:rsidR="0042137D" w:rsidRDefault="00000000">
    <w:pPr>
      <w:pStyle w:val="1"/>
      <w:ind w:firstLine="0"/>
      <w:rPr>
        <w:rFonts w:ascii="Times New Roman" w:eastAsia="Arial Unicode MS" w:hAnsi="Times New Roman" w:cs="Times New Roman"/>
        <w:color w:val="auto"/>
        <w:kern w:val="0"/>
        <w:sz w:val="20"/>
        <w:szCs w:val="20"/>
      </w:rPr>
    </w:pPr>
    <w:r>
      <w:rPr>
        <w:rStyle w:val="af1"/>
        <w:rFonts w:ascii="楷体" w:eastAsia="楷体" w:hAnsi="楷体" w:cs="楷体"/>
        <w:sz w:val="24"/>
        <w:szCs w:val="24"/>
      </w:rPr>
      <w:t>权利要求书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C7721" w14:textId="77777777" w:rsidR="0042137D" w:rsidRDefault="00000000">
    <w:pPr>
      <w:pStyle w:val="1"/>
      <w:ind w:firstLine="0"/>
      <w:rPr>
        <w:rFonts w:ascii="Times New Roman" w:eastAsia="Arial Unicode MS" w:hAnsi="Times New Roman" w:cs="Times New Roman"/>
        <w:color w:val="auto"/>
        <w:kern w:val="0"/>
        <w:sz w:val="20"/>
        <w:szCs w:val="20"/>
      </w:rPr>
    </w:pPr>
    <w:r>
      <w:rPr>
        <w:rStyle w:val="af1"/>
        <w:rFonts w:ascii="楷体" w:eastAsia="楷体" w:hAnsi="楷体" w:cs="楷体"/>
        <w:sz w:val="24"/>
        <w:szCs w:val="24"/>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56B3" w14:textId="77777777" w:rsidR="0042137D" w:rsidRDefault="00000000">
    <w:pPr>
      <w:pStyle w:val="1"/>
      <w:ind w:firstLine="0"/>
      <w:rPr>
        <w:rFonts w:ascii="Times New Roman" w:eastAsia="Arial Unicode MS" w:hAnsi="Times New Roman" w:cs="Times New Roman"/>
        <w:color w:val="auto"/>
        <w:kern w:val="0"/>
        <w:sz w:val="20"/>
        <w:szCs w:val="20"/>
      </w:rPr>
    </w:pPr>
    <w:r>
      <w:rPr>
        <w:rStyle w:val="af1"/>
        <w:rFonts w:ascii="楷体" w:eastAsia="楷体" w:hAnsi="楷体" w:cs="楷体"/>
        <w:sz w:val="24"/>
        <w:szCs w:val="24"/>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E3E06"/>
    <w:multiLevelType w:val="hybridMultilevel"/>
    <w:tmpl w:val="7ECA6840"/>
    <w:lvl w:ilvl="0" w:tplc="476A1D0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801870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甜 杜">
    <w15:presenceInfo w15:providerId="Windows Live" w15:userId="6670c368a14d29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trackRevisions/>
  <w:defaultTabStop w:val="420"/>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noLineBreaksAfter w:lang="zh-CN" w:val="‘“(〔[{〈《「『【⦅〘〖«〝︵︷︹︻︽︿﹁﹃﹇﹙﹛﹝｢"/>
  <w:noLineBreaksBefore w:lang="zh-CN" w:val="’”)〕]}〉"/>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091"/>
    <w:rsid w:val="00000285"/>
    <w:rsid w:val="0002535E"/>
    <w:rsid w:val="0002624B"/>
    <w:rsid w:val="00035918"/>
    <w:rsid w:val="0004036A"/>
    <w:rsid w:val="00040968"/>
    <w:rsid w:val="00043438"/>
    <w:rsid w:val="00045967"/>
    <w:rsid w:val="00052501"/>
    <w:rsid w:val="0005444D"/>
    <w:rsid w:val="00055273"/>
    <w:rsid w:val="0007799C"/>
    <w:rsid w:val="00090752"/>
    <w:rsid w:val="0009485B"/>
    <w:rsid w:val="000A3072"/>
    <w:rsid w:val="000B3AE2"/>
    <w:rsid w:val="000D4FDF"/>
    <w:rsid w:val="000E675C"/>
    <w:rsid w:val="000F0891"/>
    <w:rsid w:val="001055CB"/>
    <w:rsid w:val="00164C47"/>
    <w:rsid w:val="00170A2F"/>
    <w:rsid w:val="00182C2B"/>
    <w:rsid w:val="0018347C"/>
    <w:rsid w:val="00187B3F"/>
    <w:rsid w:val="001943E9"/>
    <w:rsid w:val="001F3BA6"/>
    <w:rsid w:val="001F4E26"/>
    <w:rsid w:val="002019D5"/>
    <w:rsid w:val="002028E5"/>
    <w:rsid w:val="00204C8D"/>
    <w:rsid w:val="00220ABA"/>
    <w:rsid w:val="002211CC"/>
    <w:rsid w:val="00221428"/>
    <w:rsid w:val="00221BB4"/>
    <w:rsid w:val="00222487"/>
    <w:rsid w:val="00227FE4"/>
    <w:rsid w:val="00227FF1"/>
    <w:rsid w:val="002414C8"/>
    <w:rsid w:val="0024530C"/>
    <w:rsid w:val="002477F2"/>
    <w:rsid w:val="00263AA8"/>
    <w:rsid w:val="002817AB"/>
    <w:rsid w:val="00281EE0"/>
    <w:rsid w:val="002978A3"/>
    <w:rsid w:val="002A46DA"/>
    <w:rsid w:val="002C5160"/>
    <w:rsid w:val="002D696E"/>
    <w:rsid w:val="00303713"/>
    <w:rsid w:val="003112E5"/>
    <w:rsid w:val="003579DB"/>
    <w:rsid w:val="003611DD"/>
    <w:rsid w:val="003626D1"/>
    <w:rsid w:val="00372F10"/>
    <w:rsid w:val="00383B63"/>
    <w:rsid w:val="00392DCF"/>
    <w:rsid w:val="0039637E"/>
    <w:rsid w:val="003D62DD"/>
    <w:rsid w:val="00400E98"/>
    <w:rsid w:val="0041580F"/>
    <w:rsid w:val="0042137D"/>
    <w:rsid w:val="00421EA4"/>
    <w:rsid w:val="00426402"/>
    <w:rsid w:val="0045095D"/>
    <w:rsid w:val="00454C56"/>
    <w:rsid w:val="004700D0"/>
    <w:rsid w:val="004819ED"/>
    <w:rsid w:val="00492DC5"/>
    <w:rsid w:val="004C258C"/>
    <w:rsid w:val="004D2DA4"/>
    <w:rsid w:val="004E4FFF"/>
    <w:rsid w:val="004E5655"/>
    <w:rsid w:val="004F10B3"/>
    <w:rsid w:val="004F5985"/>
    <w:rsid w:val="00515A16"/>
    <w:rsid w:val="00527B72"/>
    <w:rsid w:val="005545B0"/>
    <w:rsid w:val="005578B8"/>
    <w:rsid w:val="005735F9"/>
    <w:rsid w:val="00592B1B"/>
    <w:rsid w:val="00595B62"/>
    <w:rsid w:val="005A53C8"/>
    <w:rsid w:val="005B0473"/>
    <w:rsid w:val="005B27AF"/>
    <w:rsid w:val="005B3F90"/>
    <w:rsid w:val="005C1D98"/>
    <w:rsid w:val="005D6689"/>
    <w:rsid w:val="00601629"/>
    <w:rsid w:val="00610D61"/>
    <w:rsid w:val="00614D4C"/>
    <w:rsid w:val="00617000"/>
    <w:rsid w:val="00637FC6"/>
    <w:rsid w:val="00653A9D"/>
    <w:rsid w:val="006559EE"/>
    <w:rsid w:val="00660318"/>
    <w:rsid w:val="006673F6"/>
    <w:rsid w:val="00696FB8"/>
    <w:rsid w:val="006A05B5"/>
    <w:rsid w:val="006B46B0"/>
    <w:rsid w:val="006B6863"/>
    <w:rsid w:val="006C46DE"/>
    <w:rsid w:val="006D71C0"/>
    <w:rsid w:val="006E362D"/>
    <w:rsid w:val="006E669C"/>
    <w:rsid w:val="0073449C"/>
    <w:rsid w:val="00757BB6"/>
    <w:rsid w:val="00762740"/>
    <w:rsid w:val="00776A0C"/>
    <w:rsid w:val="007814C0"/>
    <w:rsid w:val="007964B7"/>
    <w:rsid w:val="007A2568"/>
    <w:rsid w:val="007A6F70"/>
    <w:rsid w:val="007B2C45"/>
    <w:rsid w:val="007B5E3C"/>
    <w:rsid w:val="007D204F"/>
    <w:rsid w:val="007E4BB0"/>
    <w:rsid w:val="008070B7"/>
    <w:rsid w:val="008223DD"/>
    <w:rsid w:val="00823FE5"/>
    <w:rsid w:val="00836FF3"/>
    <w:rsid w:val="008501F8"/>
    <w:rsid w:val="00852FE1"/>
    <w:rsid w:val="00865100"/>
    <w:rsid w:val="008A0E6A"/>
    <w:rsid w:val="008B391E"/>
    <w:rsid w:val="008C6070"/>
    <w:rsid w:val="00914024"/>
    <w:rsid w:val="00917452"/>
    <w:rsid w:val="009311E6"/>
    <w:rsid w:val="00935F80"/>
    <w:rsid w:val="0093768D"/>
    <w:rsid w:val="00937C78"/>
    <w:rsid w:val="009408D7"/>
    <w:rsid w:val="009621AA"/>
    <w:rsid w:val="009641EA"/>
    <w:rsid w:val="009A0F40"/>
    <w:rsid w:val="009A7BA5"/>
    <w:rsid w:val="009E4CC4"/>
    <w:rsid w:val="009F63A6"/>
    <w:rsid w:val="00A238E8"/>
    <w:rsid w:val="00A255C5"/>
    <w:rsid w:val="00A27975"/>
    <w:rsid w:val="00A302F7"/>
    <w:rsid w:val="00A30547"/>
    <w:rsid w:val="00A51840"/>
    <w:rsid w:val="00A51856"/>
    <w:rsid w:val="00A607EB"/>
    <w:rsid w:val="00A704A3"/>
    <w:rsid w:val="00AB540B"/>
    <w:rsid w:val="00AB54E1"/>
    <w:rsid w:val="00AC4099"/>
    <w:rsid w:val="00AD3A9F"/>
    <w:rsid w:val="00AD68D8"/>
    <w:rsid w:val="00AE636E"/>
    <w:rsid w:val="00AF0756"/>
    <w:rsid w:val="00AF39B5"/>
    <w:rsid w:val="00B13EE3"/>
    <w:rsid w:val="00B1657C"/>
    <w:rsid w:val="00B200F4"/>
    <w:rsid w:val="00B25276"/>
    <w:rsid w:val="00B549BE"/>
    <w:rsid w:val="00B77966"/>
    <w:rsid w:val="00B83058"/>
    <w:rsid w:val="00B90EE3"/>
    <w:rsid w:val="00BA0D73"/>
    <w:rsid w:val="00BB3284"/>
    <w:rsid w:val="00BB573D"/>
    <w:rsid w:val="00BC6A2C"/>
    <w:rsid w:val="00BF15E7"/>
    <w:rsid w:val="00C0396C"/>
    <w:rsid w:val="00C16B77"/>
    <w:rsid w:val="00C343D9"/>
    <w:rsid w:val="00C34A73"/>
    <w:rsid w:val="00C527AA"/>
    <w:rsid w:val="00C579B0"/>
    <w:rsid w:val="00C633CB"/>
    <w:rsid w:val="00C6736B"/>
    <w:rsid w:val="00C80054"/>
    <w:rsid w:val="00C90281"/>
    <w:rsid w:val="00C939B3"/>
    <w:rsid w:val="00CC2FE2"/>
    <w:rsid w:val="00D10C84"/>
    <w:rsid w:val="00D276E5"/>
    <w:rsid w:val="00D46471"/>
    <w:rsid w:val="00D617C2"/>
    <w:rsid w:val="00D77CEC"/>
    <w:rsid w:val="00D81D15"/>
    <w:rsid w:val="00D8369A"/>
    <w:rsid w:val="00D8539B"/>
    <w:rsid w:val="00DA436F"/>
    <w:rsid w:val="00DA48C6"/>
    <w:rsid w:val="00DB097F"/>
    <w:rsid w:val="00DB127B"/>
    <w:rsid w:val="00DB323E"/>
    <w:rsid w:val="00DB7F79"/>
    <w:rsid w:val="00DF09D7"/>
    <w:rsid w:val="00E02F0D"/>
    <w:rsid w:val="00E100E4"/>
    <w:rsid w:val="00E12989"/>
    <w:rsid w:val="00E151C1"/>
    <w:rsid w:val="00E41DDA"/>
    <w:rsid w:val="00E47D1D"/>
    <w:rsid w:val="00E63CAB"/>
    <w:rsid w:val="00E86DD6"/>
    <w:rsid w:val="00EA4224"/>
    <w:rsid w:val="00EB3A29"/>
    <w:rsid w:val="00EB4B43"/>
    <w:rsid w:val="00EB4E49"/>
    <w:rsid w:val="00EB6778"/>
    <w:rsid w:val="00EC0312"/>
    <w:rsid w:val="00EC1BAE"/>
    <w:rsid w:val="00EE393A"/>
    <w:rsid w:val="00EF7969"/>
    <w:rsid w:val="00F010CE"/>
    <w:rsid w:val="00F0206E"/>
    <w:rsid w:val="00F25F08"/>
    <w:rsid w:val="00F669B2"/>
    <w:rsid w:val="00F670D3"/>
    <w:rsid w:val="00F67E2E"/>
    <w:rsid w:val="00F766D2"/>
    <w:rsid w:val="00FB566E"/>
    <w:rsid w:val="00FD0091"/>
    <w:rsid w:val="00FD054F"/>
    <w:rsid w:val="00FE125E"/>
    <w:rsid w:val="00FE299B"/>
    <w:rsid w:val="00FE3D25"/>
    <w:rsid w:val="00FF08C8"/>
    <w:rsid w:val="00FF5D3B"/>
    <w:rsid w:val="4ACE7897"/>
    <w:rsid w:val="6ACB5DEC"/>
    <w:rsid w:val="7BCE2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AF210C6"/>
  <w15:docId w15:val="{F064C849-F301-4109-BDF3-D70810FA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qFormat="1"/>
    <w:lsdException w:name="index heading" w:locked="1"/>
    <w:lsdException w:name="caption" w:locked="1" w:qFormat="1"/>
    <w:lsdException w:name="table of figures" w:locked="1"/>
    <w:lsdException w:name="envelope address" w:locked="1"/>
    <w:lsdException w:name="envelope return" w:locked="1"/>
    <w:lsdException w:name="footnote reference" w:locked="1"/>
    <w:lsdException w:name="annotation reference" w:locked="1" w:qFormat="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semiHidden="1" w:uiPriority="1" w:unhideWhenUs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qFormat="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semiHidden="1" w:uiPriority="99" w:unhideWhenUsed="1"/>
    <w:lsdException w:name="HTML Bottom of Form" w:semiHidden="1" w:uiPriority="99" w:unhideWhenUs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semiHidden="1" w:uiPriority="99" w:unhideWhenUsed="1" w:qFormat="1"/>
    <w:lsdException w:name="annotation subject" w:lock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qFormat="1"/>
    <w:lsdException w:name="Table Grid" w:locked="1"/>
    <w:lsdException w:name="Table Theme" w:locked="1"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locked/>
    <w:pPr>
      <w:widowControl w:val="0"/>
      <w:jc w:val="both"/>
    </w:pPr>
    <w:rPr>
      <w:rFonts w:ascii="等线 Light" w:eastAsia="黑体" w:hAnsi="等线 Light"/>
      <w:kern w:val="2"/>
      <w:sz w:val="20"/>
      <w:szCs w:val="20"/>
      <w:lang w:eastAsia="zh-CN"/>
    </w:rPr>
  </w:style>
  <w:style w:type="paragraph" w:styleId="a4">
    <w:name w:val="annotation text"/>
    <w:basedOn w:val="a"/>
    <w:link w:val="a5"/>
    <w:locked/>
  </w:style>
  <w:style w:type="paragraph" w:styleId="a6">
    <w:name w:val="Balloon Text"/>
    <w:basedOn w:val="a"/>
    <w:link w:val="a7"/>
    <w:qFormat/>
    <w:locked/>
    <w:rPr>
      <w:sz w:val="18"/>
      <w:szCs w:val="18"/>
    </w:rPr>
  </w:style>
  <w:style w:type="paragraph" w:styleId="a8">
    <w:name w:val="footer"/>
    <w:basedOn w:val="a"/>
    <w:link w:val="a9"/>
    <w:qFormat/>
    <w:locked/>
    <w:pPr>
      <w:tabs>
        <w:tab w:val="center" w:pos="4153"/>
        <w:tab w:val="right" w:pos="8306"/>
      </w:tabs>
      <w:snapToGrid w:val="0"/>
    </w:pPr>
    <w:rPr>
      <w:sz w:val="18"/>
      <w:szCs w:val="18"/>
    </w:rPr>
  </w:style>
  <w:style w:type="paragraph" w:styleId="aa">
    <w:name w:val="header"/>
    <w:basedOn w:val="a"/>
    <w:link w:val="ab"/>
    <w:locked/>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qFormat/>
    <w:locked/>
    <w:rPr>
      <w:b/>
      <w:bCs/>
    </w:rPr>
  </w:style>
  <w:style w:type="table" w:styleId="ae">
    <w:name w:val="Table Grid"/>
    <w:basedOn w:val="a1"/>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qFormat/>
    <w:rPr>
      <w:u w:val="single"/>
    </w:rPr>
  </w:style>
  <w:style w:type="character" w:styleId="af0">
    <w:name w:val="annotation reference"/>
    <w:qFormat/>
    <w:locked/>
    <w:rPr>
      <w:sz w:val="21"/>
      <w:szCs w:val="21"/>
    </w:rPr>
  </w:style>
  <w:style w:type="paragraph" w:customStyle="1" w:styleId="1">
    <w:name w:val="页眉1"/>
    <w:qFormat/>
    <w:pPr>
      <w:widowControl w:val="0"/>
      <w:pBdr>
        <w:bottom w:val="single" w:sz="6" w:space="0" w:color="000000"/>
      </w:pBdr>
      <w:tabs>
        <w:tab w:val="center" w:pos="4153"/>
        <w:tab w:val="right" w:pos="8306"/>
      </w:tabs>
      <w:spacing w:line="360" w:lineRule="auto"/>
      <w:ind w:firstLine="200"/>
      <w:jc w:val="center"/>
    </w:pPr>
    <w:rPr>
      <w:rFonts w:ascii="Arial Unicode MS" w:eastAsia="Times New Roman" w:hAnsi="Arial Unicode MS" w:cs="Arial Unicode MS"/>
      <w:color w:val="000000"/>
      <w:kern w:val="2"/>
      <w:sz w:val="18"/>
      <w:szCs w:val="18"/>
      <w:u w:color="000000"/>
    </w:rPr>
  </w:style>
  <w:style w:type="character" w:customStyle="1" w:styleId="af1">
    <w:name w:val="无"/>
    <w:rPr>
      <w:lang w:val="zh-Hans" w:eastAsia="zh-Hans"/>
    </w:rPr>
  </w:style>
  <w:style w:type="paragraph" w:customStyle="1" w:styleId="10">
    <w:name w:val="页脚1"/>
    <w:qFormat/>
    <w:pPr>
      <w:widowControl w:val="0"/>
      <w:tabs>
        <w:tab w:val="center" w:pos="4153"/>
        <w:tab w:val="right" w:pos="8306"/>
      </w:tabs>
      <w:spacing w:line="360" w:lineRule="auto"/>
      <w:ind w:firstLine="200"/>
    </w:pPr>
    <w:rPr>
      <w:rFonts w:eastAsia="Times New Roman"/>
      <w:color w:val="000000"/>
      <w:kern w:val="2"/>
      <w:sz w:val="18"/>
      <w:szCs w:val="18"/>
      <w:u w:color="000000"/>
    </w:rPr>
  </w:style>
  <w:style w:type="paragraph" w:customStyle="1" w:styleId="Af2">
    <w:name w:val="正文 A"/>
    <w:pPr>
      <w:widowControl w:val="0"/>
      <w:spacing w:line="360" w:lineRule="auto"/>
      <w:ind w:firstLine="200"/>
      <w:jc w:val="both"/>
    </w:pPr>
    <w:rPr>
      <w:rFonts w:ascii="Arial Unicode MS" w:eastAsia="Times New Roman" w:hAnsi="Arial Unicode MS" w:cs="Arial Unicode MS"/>
      <w:color w:val="000000"/>
      <w:kern w:val="2"/>
      <w:sz w:val="24"/>
      <w:szCs w:val="24"/>
      <w:u w:color="000000"/>
    </w:rPr>
  </w:style>
  <w:style w:type="paragraph" w:styleId="af3">
    <w:name w:val="List Paragraph"/>
    <w:qFormat/>
    <w:pPr>
      <w:widowControl w:val="0"/>
      <w:spacing w:line="360" w:lineRule="auto"/>
      <w:ind w:firstLine="200"/>
      <w:jc w:val="both"/>
    </w:pPr>
    <w:rPr>
      <w:rFonts w:ascii="Arial Unicode MS" w:eastAsia="Times New Roman" w:hAnsi="Arial Unicode MS" w:cs="Arial Unicode MS"/>
      <w:color w:val="000000"/>
      <w:kern w:val="2"/>
      <w:sz w:val="24"/>
      <w:szCs w:val="24"/>
      <w:u w:color="000000"/>
    </w:rPr>
  </w:style>
  <w:style w:type="paragraph" w:customStyle="1" w:styleId="af4">
    <w:name w:val="默认"/>
    <w:pPr>
      <w:spacing w:before="160" w:line="288" w:lineRule="auto"/>
    </w:pPr>
    <w:rPr>
      <w:rFonts w:ascii="PingFang SC Regular" w:eastAsia="PingFang SC Regular" w:hAnsi="PingFang SC Regular" w:cs="PingFang SC Regular"/>
      <w:color w:val="000000"/>
      <w:sz w:val="24"/>
      <w:szCs w:val="24"/>
    </w:rPr>
  </w:style>
  <w:style w:type="paragraph" w:customStyle="1" w:styleId="11">
    <w:name w:val="批注文字1"/>
    <w:qFormat/>
    <w:pPr>
      <w:widowControl w:val="0"/>
      <w:spacing w:line="360" w:lineRule="auto"/>
      <w:ind w:firstLine="200"/>
    </w:pPr>
    <w:rPr>
      <w:rFonts w:ascii="Arial Unicode MS" w:eastAsia="Times New Roman" w:hAnsi="Arial Unicode MS" w:cs="Arial Unicode MS"/>
      <w:color w:val="000000"/>
      <w:kern w:val="2"/>
      <w:sz w:val="24"/>
      <w:szCs w:val="24"/>
      <w:u w:color="000000"/>
    </w:rPr>
  </w:style>
  <w:style w:type="character" w:customStyle="1" w:styleId="ab">
    <w:name w:val="页眉 字符"/>
    <w:link w:val="aa"/>
    <w:rPr>
      <w:sz w:val="18"/>
      <w:szCs w:val="18"/>
      <w:lang w:eastAsia="en-US"/>
    </w:rPr>
  </w:style>
  <w:style w:type="character" w:customStyle="1" w:styleId="a9">
    <w:name w:val="页脚 字符"/>
    <w:link w:val="a8"/>
    <w:rPr>
      <w:sz w:val="18"/>
      <w:szCs w:val="18"/>
      <w:lang w:eastAsia="en-US"/>
    </w:rPr>
  </w:style>
  <w:style w:type="character" w:customStyle="1" w:styleId="a5">
    <w:name w:val="批注文字 字符"/>
    <w:link w:val="a4"/>
    <w:rPr>
      <w:sz w:val="24"/>
      <w:szCs w:val="24"/>
      <w:lang w:eastAsia="en-US"/>
    </w:rPr>
  </w:style>
  <w:style w:type="character" w:customStyle="1" w:styleId="ad">
    <w:name w:val="批注主题 字符"/>
    <w:link w:val="ac"/>
    <w:qFormat/>
    <w:rPr>
      <w:b/>
      <w:bCs/>
      <w:sz w:val="24"/>
      <w:szCs w:val="24"/>
      <w:lang w:eastAsia="en-US"/>
    </w:rPr>
  </w:style>
  <w:style w:type="character" w:customStyle="1" w:styleId="a7">
    <w:name w:val="批注框文本 字符"/>
    <w:link w:val="a6"/>
    <w:qFormat/>
    <w:rPr>
      <w:sz w:val="18"/>
      <w:szCs w:val="18"/>
      <w:lang w:eastAsia="en-US"/>
    </w:rPr>
  </w:style>
  <w:style w:type="character" w:styleId="af5">
    <w:name w:val="Placeholder Text"/>
    <w:basedOn w:val="a0"/>
    <w:uiPriority w:val="99"/>
    <w:semiHidden/>
    <w:rPr>
      <w:color w:val="666666"/>
    </w:rPr>
  </w:style>
  <w:style w:type="paragraph" w:customStyle="1" w:styleId="12">
    <w:name w:val="修订1"/>
    <w:hidden/>
    <w:uiPriority w:val="99"/>
    <w:semiHidden/>
    <w:rPr>
      <w:sz w:val="24"/>
      <w:szCs w:val="24"/>
      <w:lang w:eastAsia="en-US"/>
    </w:rPr>
  </w:style>
  <w:style w:type="paragraph" w:styleId="af6">
    <w:name w:val="Revision"/>
    <w:hidden/>
    <w:uiPriority w:val="99"/>
    <w:unhideWhenUsed/>
    <w:rsid w:val="00164C47"/>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758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8242</Words>
  <Characters>10962</Characters>
  <Application>Microsoft Office Word</Application>
  <DocSecurity>0</DocSecurity>
  <Lines>342</Lines>
  <Paragraphs>266</Paragraphs>
  <ScaleCrop>false</ScaleCrop>
  <Company/>
  <LinksUpToDate>false</LinksUpToDate>
  <CharactersWithSpaces>18938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赵敏蓝</dc:creator>
  <cp:lastModifiedBy>甜 杜</cp:lastModifiedBy>
  <cp:revision>8</cp:revision>
  <dcterms:created xsi:type="dcterms:W3CDTF">2026-05-19T08:19:00Z</dcterms:created>
  <dcterms:modified xsi:type="dcterms:W3CDTF">2026-05-19T09:10:00Z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eyJoZGlkIjoiODFiMGIyZTgzMDNmOTAyZmVlZjRlMDIxMDYyMjBiMmYiLCJ1c2VySWQiOiI0NDYwMjQ4NDAifQ==</vt:lpwstr>
  </property>
  <property fmtid="{D5CDD505-2E9C-101B-9397-08002B2CF9AE}" pid="3" name="KSOProductBuildVer">
    <vt:lpwstr>2052-12.1.0.23542</vt:lpwstr>
  </property>
  <property fmtid="{D5CDD505-2E9C-101B-9397-08002B2CF9AE}" pid="4" name="ICV">
    <vt:lpwstr>40542973A69F46C59CEAB27B159D0263_12</vt:lpwstr>
  </property>
</Properties>
</file>